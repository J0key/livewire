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BFCD3F" w14:textId="0358A251" w:rsidR="008E4F43" w:rsidRDefault="00736127" w:rsidP="00CE5C85">
      <w:pPr>
        <w:widowControl/>
        <w:pBdr>
          <w:top w:val="nil"/>
          <w:left w:val="nil"/>
          <w:bottom w:val="nil"/>
          <w:right w:val="nil"/>
          <w:between w:val="nil"/>
        </w:pBdr>
        <w:spacing w:before="240" w:after="240" w:line="360" w:lineRule="auto"/>
        <w:jc w:val="center"/>
        <w:rPr>
          <w:rFonts w:eastAsia="Times New Roman" w:cs="Times New Roman"/>
          <w:b/>
          <w:color w:val="000000"/>
          <w:sz w:val="32"/>
          <w:szCs w:val="28"/>
        </w:rPr>
      </w:pPr>
      <w:r w:rsidRPr="008E4F43">
        <w:rPr>
          <w:rFonts w:eastAsia="Times New Roman" w:cs="Times New Roman"/>
          <w:b/>
          <w:color w:val="000000"/>
          <w:sz w:val="28"/>
          <w:szCs w:val="28"/>
        </w:rPr>
        <w:t xml:space="preserve"> </w:t>
      </w:r>
      <w:r w:rsidR="00036BC2">
        <w:rPr>
          <w:rFonts w:eastAsia="Times New Roman" w:cs="Times New Roman"/>
          <w:b/>
          <w:color w:val="000000"/>
          <w:sz w:val="32"/>
          <w:szCs w:val="28"/>
        </w:rPr>
        <w:t xml:space="preserve">PERTEMUAN </w:t>
      </w:r>
      <w:r w:rsidR="00CE5C85">
        <w:rPr>
          <w:rFonts w:eastAsia="Times New Roman" w:cs="Times New Roman"/>
          <w:b/>
          <w:color w:val="000000"/>
          <w:sz w:val="32"/>
          <w:szCs w:val="28"/>
        </w:rPr>
        <w:t>7</w:t>
      </w:r>
      <w:r w:rsidR="00E45EDD">
        <w:rPr>
          <w:rFonts w:eastAsia="Times New Roman" w:cs="Times New Roman"/>
          <w:b/>
          <w:color w:val="000000"/>
          <w:sz w:val="32"/>
          <w:szCs w:val="28"/>
        </w:rPr>
        <w:br/>
      </w:r>
      <w:r w:rsidR="00CE5C85">
        <w:rPr>
          <w:rFonts w:eastAsia="Times New Roman" w:cs="Times New Roman"/>
          <w:b/>
          <w:color w:val="000000"/>
          <w:sz w:val="32"/>
          <w:szCs w:val="28"/>
        </w:rPr>
        <w:t>INTRODUCTION TO UI/UX DESIGN</w:t>
      </w:r>
      <w:r w:rsidR="00CE5C85">
        <w:rPr>
          <w:rFonts w:eastAsia="Times New Roman" w:cs="Times New Roman"/>
          <w:b/>
          <w:color w:val="000000"/>
          <w:sz w:val="32"/>
          <w:szCs w:val="28"/>
        </w:rPr>
        <w:br/>
      </w:r>
      <w:r w:rsidR="00FF26AA">
        <w:rPr>
          <w:rFonts w:eastAsia="Times New Roman" w:cs="Times New Roman"/>
          <w:b/>
          <w:color w:val="000000"/>
          <w:sz w:val="32"/>
          <w:szCs w:val="28"/>
        </w:rPr>
        <w:t>PRAKTIKUM DESAIN PERANGKAT LUNAK</w:t>
      </w:r>
    </w:p>
    <w:p w14:paraId="168882D0" w14:textId="0C197DF7" w:rsidR="00CE54D1" w:rsidRPr="008E4F43" w:rsidRDefault="004409BB" w:rsidP="008E4F43">
      <w:pPr>
        <w:widowControl/>
        <w:pBdr>
          <w:top w:val="nil"/>
          <w:left w:val="nil"/>
          <w:bottom w:val="nil"/>
          <w:right w:val="nil"/>
          <w:between w:val="nil"/>
        </w:pBdr>
        <w:spacing w:before="240" w:after="240" w:line="360" w:lineRule="auto"/>
        <w:jc w:val="center"/>
        <w:rPr>
          <w:rFonts w:eastAsia="Times New Roman" w:cs="Times New Roman"/>
          <w:b/>
          <w:color w:val="000000"/>
          <w:sz w:val="32"/>
          <w:szCs w:val="28"/>
        </w:rPr>
      </w:pPr>
      <w:r>
        <w:rPr>
          <w:noProof/>
          <w:lang w:eastAsia="ko-KR"/>
        </w:rPr>
        <w:drawing>
          <wp:anchor distT="0" distB="0" distL="114300" distR="114300" simplePos="0" relativeHeight="251658240" behindDoc="0" locked="0" layoutInCell="1" hidden="0" allowOverlap="1" wp14:anchorId="6054218A" wp14:editId="46F5E289">
            <wp:simplePos x="0" y="0"/>
            <wp:positionH relativeFrom="margin">
              <wp:posOffset>1500505</wp:posOffset>
            </wp:positionH>
            <wp:positionV relativeFrom="paragraph">
              <wp:posOffset>273598</wp:posOffset>
            </wp:positionV>
            <wp:extent cx="2926080" cy="2869565"/>
            <wp:effectExtent l="0" t="0" r="7620" b="6985"/>
            <wp:wrapTopAndBottom distT="0" distB="0"/>
            <wp:docPr id="11"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9"/>
                    <a:srcRect/>
                    <a:stretch>
                      <a:fillRect/>
                    </a:stretch>
                  </pic:blipFill>
                  <pic:spPr>
                    <a:xfrm>
                      <a:off x="0" y="0"/>
                      <a:ext cx="2926080" cy="2869565"/>
                    </a:xfrm>
                    <a:prstGeom prst="rect">
                      <a:avLst/>
                    </a:prstGeom>
                    <a:ln/>
                  </pic:spPr>
                </pic:pic>
              </a:graphicData>
            </a:graphic>
            <wp14:sizeRelH relativeFrom="margin">
              <wp14:pctWidth>0</wp14:pctWidth>
            </wp14:sizeRelH>
            <wp14:sizeRelV relativeFrom="margin">
              <wp14:pctHeight>0</wp14:pctHeight>
            </wp14:sizeRelV>
          </wp:anchor>
        </w:drawing>
      </w:r>
    </w:p>
    <w:p w14:paraId="62007C48" w14:textId="77777777" w:rsidR="004409BB" w:rsidRDefault="004409BB" w:rsidP="00CE54D1">
      <w:pPr>
        <w:widowControl/>
        <w:pBdr>
          <w:top w:val="nil"/>
          <w:left w:val="nil"/>
          <w:bottom w:val="nil"/>
          <w:right w:val="nil"/>
          <w:between w:val="nil"/>
        </w:pBdr>
        <w:spacing w:before="240" w:after="240" w:line="360" w:lineRule="auto"/>
        <w:ind w:left="2977"/>
        <w:jc w:val="left"/>
        <w:rPr>
          <w:rFonts w:eastAsia="Times New Roman" w:cs="Times New Roman"/>
          <w:color w:val="000000"/>
          <w:sz w:val="32"/>
          <w:szCs w:val="28"/>
        </w:rPr>
      </w:pPr>
    </w:p>
    <w:p w14:paraId="0962753F" w14:textId="1AC2680C" w:rsidR="00CE54D1" w:rsidRDefault="00DF3145" w:rsidP="00CE54D1">
      <w:pPr>
        <w:widowControl/>
        <w:pBdr>
          <w:top w:val="nil"/>
          <w:left w:val="nil"/>
          <w:bottom w:val="nil"/>
          <w:right w:val="nil"/>
          <w:between w:val="nil"/>
        </w:pBdr>
        <w:spacing w:before="240" w:after="240" w:line="360" w:lineRule="auto"/>
        <w:ind w:left="2977"/>
        <w:jc w:val="left"/>
        <w:rPr>
          <w:rFonts w:eastAsia="Times New Roman" w:cs="Times New Roman"/>
          <w:color w:val="000000"/>
          <w:sz w:val="32"/>
          <w:szCs w:val="28"/>
        </w:rPr>
      </w:pPr>
      <w:r w:rsidRPr="008E4F43">
        <w:rPr>
          <w:rFonts w:eastAsia="Times New Roman" w:cs="Times New Roman"/>
          <w:color w:val="000000"/>
          <w:sz w:val="32"/>
          <w:szCs w:val="28"/>
        </w:rPr>
        <w:t>Nama</w:t>
      </w:r>
      <w:r w:rsidRPr="008E4F43">
        <w:rPr>
          <w:rFonts w:eastAsia="Times New Roman" w:cs="Times New Roman"/>
          <w:color w:val="000000"/>
          <w:sz w:val="32"/>
          <w:szCs w:val="28"/>
        </w:rPr>
        <w:tab/>
        <w:t>: Shyra Athaya</w:t>
      </w:r>
      <w:r w:rsidRPr="008E4F43">
        <w:rPr>
          <w:rFonts w:eastAsia="Times New Roman" w:cs="Times New Roman"/>
          <w:color w:val="000000"/>
          <w:sz w:val="32"/>
          <w:szCs w:val="28"/>
        </w:rPr>
        <w:br/>
        <w:t>NIM</w:t>
      </w:r>
      <w:r w:rsidR="00CF2FA1">
        <w:rPr>
          <w:rFonts w:eastAsia="Times New Roman" w:cs="Times New Roman"/>
          <w:color w:val="000000"/>
          <w:sz w:val="32"/>
          <w:szCs w:val="28"/>
        </w:rPr>
        <w:tab/>
      </w:r>
      <w:r w:rsidRPr="008E4F43">
        <w:rPr>
          <w:rFonts w:eastAsia="Times New Roman" w:cs="Times New Roman"/>
          <w:color w:val="000000"/>
          <w:sz w:val="32"/>
          <w:szCs w:val="28"/>
        </w:rPr>
        <w:tab/>
        <w:t>: 22/492988/SV/20641</w:t>
      </w:r>
    </w:p>
    <w:p w14:paraId="62C2D59C" w14:textId="77777777" w:rsidR="004409BB" w:rsidRPr="008E4F43" w:rsidRDefault="004409BB" w:rsidP="00CE54D1">
      <w:pPr>
        <w:widowControl/>
        <w:pBdr>
          <w:top w:val="nil"/>
          <w:left w:val="nil"/>
          <w:bottom w:val="nil"/>
          <w:right w:val="nil"/>
          <w:between w:val="nil"/>
        </w:pBdr>
        <w:spacing w:before="240" w:after="240" w:line="360" w:lineRule="auto"/>
        <w:ind w:left="2977"/>
        <w:jc w:val="center"/>
        <w:rPr>
          <w:rFonts w:eastAsia="Times New Roman" w:cs="Times New Roman"/>
          <w:color w:val="000000"/>
          <w:sz w:val="32"/>
          <w:szCs w:val="28"/>
        </w:rPr>
      </w:pPr>
    </w:p>
    <w:p w14:paraId="25450EA0" w14:textId="7EBC1EE4" w:rsidR="002639D5" w:rsidRPr="003B5CD1" w:rsidRDefault="00736127" w:rsidP="003B5CD1">
      <w:pPr>
        <w:widowControl/>
        <w:pBdr>
          <w:top w:val="nil"/>
          <w:left w:val="nil"/>
          <w:bottom w:val="nil"/>
          <w:right w:val="nil"/>
          <w:between w:val="nil"/>
        </w:pBdr>
        <w:spacing w:before="240" w:after="240" w:line="360" w:lineRule="auto"/>
        <w:ind w:left="933" w:right="95"/>
        <w:jc w:val="center"/>
        <w:rPr>
          <w:rFonts w:eastAsia="Times New Roman" w:cs="Times New Roman"/>
          <w:b/>
          <w:color w:val="000000"/>
          <w:sz w:val="28"/>
          <w:szCs w:val="24"/>
        </w:rPr>
        <w:sectPr w:rsidR="002639D5" w:rsidRPr="003B5CD1" w:rsidSect="002639D5">
          <w:headerReference w:type="default" r:id="rId10"/>
          <w:footerReference w:type="default" r:id="rId11"/>
          <w:pgSz w:w="11906" w:h="16838"/>
          <w:pgMar w:top="1440" w:right="1440" w:bottom="1440" w:left="1440" w:header="720" w:footer="720" w:gutter="0"/>
          <w:pgNumType w:start="1"/>
          <w:cols w:space="720"/>
          <w:titlePg/>
          <w:docGrid w:linePitch="326"/>
        </w:sectPr>
      </w:pPr>
      <w:r w:rsidRPr="008E4F43">
        <w:rPr>
          <w:rFonts w:eastAsia="Times New Roman" w:cs="Times New Roman"/>
          <w:b/>
          <w:color w:val="000000"/>
          <w:sz w:val="28"/>
          <w:szCs w:val="24"/>
        </w:rPr>
        <w:t>PROGRAM STUDI D4 TEKNOLOGI REKAYASA PERANGKAT LUNAK</w:t>
      </w:r>
      <w:r w:rsidR="00DF3145" w:rsidRPr="008E4F43">
        <w:rPr>
          <w:rFonts w:eastAsia="Times New Roman" w:cs="Times New Roman"/>
          <w:color w:val="000000"/>
          <w:sz w:val="28"/>
          <w:szCs w:val="24"/>
        </w:rPr>
        <w:br/>
      </w:r>
      <w:r w:rsidRPr="008E4F43">
        <w:rPr>
          <w:rFonts w:eastAsia="Times New Roman" w:cs="Times New Roman"/>
          <w:b/>
          <w:color w:val="000000"/>
          <w:sz w:val="28"/>
          <w:szCs w:val="24"/>
        </w:rPr>
        <w:t>DEPARTEMEN TEKNIK ELEKTRO DAN INFORMATIKA</w:t>
      </w:r>
      <w:r w:rsidR="00DF3145" w:rsidRPr="008E4F43">
        <w:rPr>
          <w:rFonts w:eastAsia="Times New Roman" w:cs="Times New Roman"/>
          <w:color w:val="000000"/>
          <w:sz w:val="28"/>
          <w:szCs w:val="24"/>
        </w:rPr>
        <w:br/>
      </w:r>
      <w:r w:rsidRPr="008E4F43">
        <w:rPr>
          <w:rFonts w:eastAsia="Times New Roman" w:cs="Times New Roman"/>
          <w:b/>
          <w:color w:val="000000"/>
          <w:sz w:val="28"/>
          <w:szCs w:val="24"/>
        </w:rPr>
        <w:t>SEKOLAH VOKASI</w:t>
      </w:r>
      <w:r w:rsidR="00DF3145" w:rsidRPr="008E4F43">
        <w:rPr>
          <w:rFonts w:eastAsia="Times New Roman" w:cs="Times New Roman"/>
          <w:color w:val="000000"/>
          <w:sz w:val="28"/>
          <w:szCs w:val="24"/>
        </w:rPr>
        <w:br/>
      </w:r>
      <w:r w:rsidRPr="008E4F43">
        <w:rPr>
          <w:rFonts w:eastAsia="Times New Roman" w:cs="Times New Roman"/>
          <w:b/>
          <w:color w:val="000000"/>
          <w:sz w:val="28"/>
          <w:szCs w:val="24"/>
        </w:rPr>
        <w:t xml:space="preserve">UNIVERSITAS GADJAH MADA </w:t>
      </w:r>
      <w:r w:rsidR="00DF3145" w:rsidRPr="008E4F43">
        <w:rPr>
          <w:rFonts w:eastAsia="Times New Roman" w:cs="Times New Roman"/>
          <w:b/>
          <w:color w:val="000000"/>
          <w:sz w:val="28"/>
          <w:szCs w:val="24"/>
        </w:rPr>
        <w:br/>
      </w:r>
      <w:r w:rsidRPr="008E4F43">
        <w:rPr>
          <w:rFonts w:eastAsia="Times New Roman" w:cs="Times New Roman"/>
          <w:b/>
          <w:color w:val="000000"/>
          <w:sz w:val="28"/>
          <w:szCs w:val="24"/>
        </w:rPr>
        <w:lastRenderedPageBreak/>
        <w:t>YOGYAKARTA</w:t>
      </w:r>
      <w:r w:rsidR="00DF3145" w:rsidRPr="008E4F43">
        <w:rPr>
          <w:rFonts w:eastAsia="Times New Roman" w:cs="Times New Roman"/>
          <w:color w:val="000000"/>
          <w:sz w:val="28"/>
          <w:szCs w:val="24"/>
        </w:rPr>
        <w:br/>
      </w:r>
      <w:r w:rsidRPr="008E4F43">
        <w:rPr>
          <w:rFonts w:eastAsia="Times New Roman" w:cs="Times New Roman"/>
          <w:b/>
          <w:color w:val="000000"/>
          <w:sz w:val="28"/>
          <w:szCs w:val="24"/>
        </w:rPr>
        <w:t>202</w:t>
      </w:r>
      <w:r w:rsidR="00FF26AA">
        <w:rPr>
          <w:rFonts w:eastAsia="Times New Roman" w:cs="Times New Roman"/>
          <w:b/>
          <w:color w:val="000000"/>
          <w:sz w:val="28"/>
          <w:szCs w:val="24"/>
        </w:rPr>
        <w:t>3</w:t>
      </w:r>
    </w:p>
    <w:p w14:paraId="2AF9958F" w14:textId="77777777" w:rsidR="00FF26AA" w:rsidRPr="00FF26AA" w:rsidRDefault="00FF26AA" w:rsidP="00FF26AA">
      <w:pPr>
        <w:rPr>
          <w:b/>
          <w:bCs/>
        </w:rPr>
      </w:pPr>
    </w:p>
    <w:p w14:paraId="43EB5B14" w14:textId="7FD391AF" w:rsidR="00FF26AA" w:rsidRDefault="00A5049C" w:rsidP="00FF26AA">
      <w:pPr>
        <w:pStyle w:val="ListParagraph"/>
        <w:ind w:left="360"/>
        <w:rPr>
          <w:b/>
        </w:rPr>
      </w:pPr>
      <w:r>
        <w:rPr>
          <w:b/>
        </w:rPr>
        <w:t>HASIL AKHIR</w:t>
      </w:r>
    </w:p>
    <w:p w14:paraId="6FCE142D" w14:textId="77777777" w:rsidR="001E69A4" w:rsidRDefault="001E69A4" w:rsidP="00FF26AA">
      <w:pPr>
        <w:pStyle w:val="ListParagraph"/>
        <w:ind w:left="360"/>
        <w:rPr>
          <w:b/>
        </w:rPr>
      </w:pPr>
    </w:p>
    <w:p w14:paraId="3584760B" w14:textId="77777777" w:rsidR="001E69A4" w:rsidRDefault="001E69A4" w:rsidP="00FF26AA">
      <w:pPr>
        <w:pStyle w:val="ListParagraph"/>
        <w:ind w:left="360"/>
        <w:rPr>
          <w:b/>
        </w:rPr>
      </w:pPr>
    </w:p>
    <w:p w14:paraId="6CFCF3DB" w14:textId="40C4E46A" w:rsidR="001E69A4" w:rsidRDefault="001E69A4" w:rsidP="001E69A4">
      <w:pPr>
        <w:pStyle w:val="ListParagraph"/>
        <w:ind w:left="360"/>
        <w:jc w:val="center"/>
        <w:rPr>
          <w:b/>
        </w:rPr>
      </w:pPr>
      <w:r>
        <w:rPr>
          <w:b/>
          <w:noProof/>
        </w:rPr>
        <w:drawing>
          <wp:inline distT="0" distB="0" distL="0" distR="0" wp14:anchorId="5F9B5C88" wp14:editId="3D1B7691">
            <wp:extent cx="5349240" cy="3808165"/>
            <wp:effectExtent l="0" t="0" r="3810" b="1905"/>
            <wp:docPr id="28779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59969" cy="3815803"/>
                    </a:xfrm>
                    <a:prstGeom prst="rect">
                      <a:avLst/>
                    </a:prstGeom>
                    <a:noFill/>
                    <a:ln>
                      <a:noFill/>
                    </a:ln>
                  </pic:spPr>
                </pic:pic>
              </a:graphicData>
            </a:graphic>
          </wp:inline>
        </w:drawing>
      </w:r>
    </w:p>
    <w:p w14:paraId="5642ABF7" w14:textId="77777777" w:rsidR="001E69A4" w:rsidRDefault="001E69A4" w:rsidP="001E69A4">
      <w:pPr>
        <w:pStyle w:val="ListParagraph"/>
        <w:ind w:left="360"/>
        <w:jc w:val="center"/>
        <w:rPr>
          <w:b/>
        </w:rPr>
      </w:pPr>
    </w:p>
    <w:p w14:paraId="6BDE909D" w14:textId="77777777" w:rsidR="001E69A4" w:rsidRPr="001E69A4" w:rsidRDefault="001E69A4" w:rsidP="001E69A4">
      <w:pPr>
        <w:pStyle w:val="ListParagraph"/>
        <w:ind w:left="360"/>
        <w:jc w:val="center"/>
        <w:rPr>
          <w:b/>
        </w:rPr>
      </w:pPr>
    </w:p>
    <w:p w14:paraId="16ECA6A1" w14:textId="7CCD7A61" w:rsidR="001E69A4" w:rsidRDefault="001E69A4" w:rsidP="001E69A4">
      <w:pPr>
        <w:pStyle w:val="ListParagraph"/>
        <w:ind w:left="360"/>
        <w:jc w:val="center"/>
        <w:rPr>
          <w:b/>
        </w:rPr>
      </w:pPr>
      <w:r>
        <w:rPr>
          <w:b/>
          <w:noProof/>
        </w:rPr>
        <w:drawing>
          <wp:inline distT="0" distB="0" distL="0" distR="0" wp14:anchorId="71DCE33B" wp14:editId="18457EBA">
            <wp:extent cx="5350132" cy="3808800"/>
            <wp:effectExtent l="0" t="0" r="3175" b="1270"/>
            <wp:docPr id="168364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50132" cy="3808800"/>
                    </a:xfrm>
                    <a:prstGeom prst="rect">
                      <a:avLst/>
                    </a:prstGeom>
                    <a:noFill/>
                    <a:ln>
                      <a:noFill/>
                    </a:ln>
                  </pic:spPr>
                </pic:pic>
              </a:graphicData>
            </a:graphic>
          </wp:inline>
        </w:drawing>
      </w:r>
    </w:p>
    <w:p w14:paraId="1DDFF33B" w14:textId="77777777" w:rsidR="00E4049A" w:rsidRDefault="00E4049A" w:rsidP="001E69A4">
      <w:pPr>
        <w:pStyle w:val="ListParagraph"/>
        <w:ind w:left="360"/>
        <w:jc w:val="center"/>
        <w:rPr>
          <w:b/>
        </w:rPr>
      </w:pPr>
    </w:p>
    <w:p w14:paraId="3CE3E782" w14:textId="0CE70281" w:rsidR="00E4049A" w:rsidRDefault="00E4049A" w:rsidP="00E4049A">
      <w:pPr>
        <w:pStyle w:val="ListParagraph"/>
        <w:ind w:left="360"/>
        <w:jc w:val="left"/>
        <w:rPr>
          <w:b/>
        </w:rPr>
      </w:pPr>
      <w:r>
        <w:rPr>
          <w:b/>
        </w:rPr>
        <w:t>Penjelasan:</w:t>
      </w:r>
    </w:p>
    <w:p w14:paraId="66118F62" w14:textId="77777777" w:rsidR="00E4049A" w:rsidRDefault="00E4049A" w:rsidP="00E4049A">
      <w:pPr>
        <w:pStyle w:val="ListParagraph"/>
        <w:ind w:left="360"/>
        <w:jc w:val="left"/>
        <w:rPr>
          <w:b/>
        </w:rPr>
      </w:pPr>
    </w:p>
    <w:p w14:paraId="58C4CAB5" w14:textId="0611CA3A" w:rsidR="00E4049A" w:rsidRPr="00E4049A" w:rsidRDefault="00E4049A" w:rsidP="001B62A2">
      <w:pPr>
        <w:pStyle w:val="ListParagraph"/>
        <w:ind w:left="360"/>
        <w:rPr>
          <w:bCs/>
          <w:i/>
          <w:iCs/>
        </w:rPr>
      </w:pPr>
      <w:r>
        <w:rPr>
          <w:bCs/>
          <w:i/>
          <w:iCs/>
        </w:rPr>
        <w:t xml:space="preserve">Pada hasil UI diatas, pertama – tama saya membuat tampilan dengan view calendaer untuk melihat </w:t>
      </w:r>
      <w:r w:rsidR="001075BD">
        <w:rPr>
          <w:bCs/>
          <w:i/>
          <w:iCs/>
        </w:rPr>
        <w:t xml:space="preserve">hotel termurah pada hari itu yang sudah dipatok berdasarkan ‘median comp rate’ dari OTA ‘Pegipegi’. Lalu ada fitur melakukan perbandingan antar hotel, yang setelah selesai akan mengoutputkan </w:t>
      </w:r>
      <w:r w:rsidR="001B62A2">
        <w:rPr>
          <w:bCs/>
          <w:i/>
          <w:iCs/>
        </w:rPr>
        <w:t>perbandingan harga tipe ruangan yang ada pada hotel satu dan hotel dua. Pada saat website melakukan perbandingan, pengguna dapat beralih ke aplikasi lain. Apabila perbandingan telah selesai, maka pada aplikasi yang sedang user buka akan muncul pop-up notifikasi bahwa hotel sudah berhasil dibandingkan.</w:t>
      </w:r>
    </w:p>
    <w:p w14:paraId="58F0893F" w14:textId="77777777" w:rsidR="00A5049C" w:rsidRDefault="00A5049C" w:rsidP="00FF26AA">
      <w:pPr>
        <w:pStyle w:val="ListParagraph"/>
        <w:ind w:left="360"/>
        <w:rPr>
          <w:b/>
        </w:rPr>
      </w:pPr>
    </w:p>
    <w:p w14:paraId="63D651E0" w14:textId="77777777" w:rsidR="00A5049C" w:rsidRDefault="00A5049C" w:rsidP="00FF26AA">
      <w:pPr>
        <w:pStyle w:val="ListParagraph"/>
        <w:ind w:left="360"/>
        <w:rPr>
          <w:b/>
        </w:rPr>
      </w:pPr>
    </w:p>
    <w:p w14:paraId="6F1F5706" w14:textId="06A9328E" w:rsidR="00A5049C" w:rsidRDefault="00A5049C" w:rsidP="00FF26AA">
      <w:pPr>
        <w:pStyle w:val="ListParagraph"/>
        <w:ind w:left="360"/>
        <w:rPr>
          <w:b/>
        </w:rPr>
      </w:pPr>
      <w:r>
        <w:rPr>
          <w:b/>
        </w:rPr>
        <w:t>LINK FIGMA</w:t>
      </w:r>
    </w:p>
    <w:p w14:paraId="721003A4" w14:textId="77777777" w:rsidR="00A5049C" w:rsidRDefault="00A5049C" w:rsidP="00FF26AA">
      <w:pPr>
        <w:pStyle w:val="ListParagraph"/>
        <w:ind w:left="360"/>
        <w:rPr>
          <w:b/>
        </w:rPr>
      </w:pPr>
    </w:p>
    <w:p w14:paraId="22184725" w14:textId="35C43047" w:rsidR="001E7F1F" w:rsidRPr="001E7F1F" w:rsidRDefault="001E7F1F" w:rsidP="00FF26AA">
      <w:pPr>
        <w:pStyle w:val="ListParagraph"/>
        <w:ind w:left="360"/>
        <w:rPr>
          <w:bCs/>
          <w:i/>
          <w:iCs/>
        </w:rPr>
      </w:pPr>
      <w:hyperlink r:id="rId14" w:history="1">
        <w:r w:rsidRPr="001E7F1F">
          <w:rPr>
            <w:rStyle w:val="Hyperlink"/>
            <w:bCs/>
            <w:i/>
            <w:iCs/>
          </w:rPr>
          <w:t>https://www.figma.com/file/ub16C466784FscIwqXznl7/PDPL-OTA-Searching?type=design&amp;node-id=0%3A1&amp;mode=design&amp;t=pCfJpXruq8bGjcTc-1</w:t>
        </w:r>
      </w:hyperlink>
    </w:p>
    <w:p w14:paraId="62A2D091" w14:textId="77777777" w:rsidR="001E7F1F" w:rsidRDefault="001E7F1F" w:rsidP="00FF26AA">
      <w:pPr>
        <w:pStyle w:val="ListParagraph"/>
        <w:ind w:left="360"/>
        <w:rPr>
          <w:b/>
        </w:rPr>
      </w:pPr>
    </w:p>
    <w:p w14:paraId="311EF01E" w14:textId="77777777" w:rsidR="00FF26AA" w:rsidRPr="00397C2C" w:rsidRDefault="00FF26AA" w:rsidP="00FF26AA">
      <w:pPr>
        <w:pStyle w:val="ListParagraph"/>
        <w:ind w:left="360"/>
        <w:rPr>
          <w:b/>
        </w:rPr>
      </w:pPr>
    </w:p>
    <w:p w14:paraId="0FC3EF65" w14:textId="77777777" w:rsidR="00FF26AA" w:rsidRPr="00397C2C" w:rsidRDefault="00FF26AA" w:rsidP="00FF26AA">
      <w:pPr>
        <w:pStyle w:val="ListParagraph"/>
        <w:ind w:left="720"/>
        <w:rPr>
          <w:b/>
          <w:bCs/>
        </w:rPr>
      </w:pPr>
    </w:p>
    <w:p w14:paraId="6AC3A8B7" w14:textId="77777777" w:rsidR="00FF26AA" w:rsidRDefault="00FF26AA" w:rsidP="00FF26AA">
      <w:pPr>
        <w:pStyle w:val="ListParagraph"/>
        <w:ind w:left="720"/>
      </w:pPr>
    </w:p>
    <w:p w14:paraId="0995A37D" w14:textId="4CAD9600" w:rsidR="00E727E0" w:rsidRDefault="00E727E0" w:rsidP="003B5CD1">
      <w:pPr>
        <w:pStyle w:val="dafpus"/>
        <w:rPr>
          <w:b w:val="0"/>
        </w:rPr>
      </w:pPr>
    </w:p>
    <w:sectPr w:rsidR="00E727E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0A6463" w14:textId="77777777" w:rsidR="001B3C0A" w:rsidRDefault="001B3C0A">
      <w:r>
        <w:separator/>
      </w:r>
    </w:p>
  </w:endnote>
  <w:endnote w:type="continuationSeparator" w:id="0">
    <w:p w14:paraId="53DAE268" w14:textId="77777777" w:rsidR="001B3C0A" w:rsidRDefault="001B3C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OpenSymbol">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8900811"/>
      <w:docPartObj>
        <w:docPartGallery w:val="Page Numbers (Bottom of Page)"/>
        <w:docPartUnique/>
      </w:docPartObj>
    </w:sdtPr>
    <w:sdtEndPr>
      <w:rPr>
        <w:noProof/>
      </w:rPr>
    </w:sdtEndPr>
    <w:sdtContent>
      <w:p w14:paraId="6A79DCC9" w14:textId="07F7E78A" w:rsidR="002639D5" w:rsidRDefault="002639D5">
        <w:pPr>
          <w:pStyle w:val="Footer"/>
          <w:jc w:val="center"/>
        </w:pPr>
        <w:r>
          <w:fldChar w:fldCharType="begin"/>
        </w:r>
        <w:r>
          <w:instrText xml:space="preserve"> PAGE   \* MERGEFORMAT </w:instrText>
        </w:r>
        <w:r>
          <w:fldChar w:fldCharType="separate"/>
        </w:r>
        <w:r w:rsidR="00FD375C">
          <w:rPr>
            <w:noProof/>
          </w:rPr>
          <w:t>10</w:t>
        </w:r>
        <w:r>
          <w:rPr>
            <w:noProof/>
          </w:rPr>
          <w:fldChar w:fldCharType="end"/>
        </w:r>
      </w:p>
    </w:sdtContent>
  </w:sdt>
  <w:p w14:paraId="39437717" w14:textId="77777777" w:rsidR="002639D5" w:rsidRDefault="002639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BAAEE2" w14:textId="77777777" w:rsidR="001B3C0A" w:rsidRDefault="001B3C0A">
      <w:r>
        <w:separator/>
      </w:r>
    </w:p>
  </w:footnote>
  <w:footnote w:type="continuationSeparator" w:id="0">
    <w:p w14:paraId="3F6DC9FA" w14:textId="77777777" w:rsidR="001B3C0A" w:rsidRDefault="001B3C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tag w:val="goog_rdk_6"/>
      <w:id w:val="-1532100310"/>
    </w:sdtPr>
    <w:sdtContent>
      <w:p w14:paraId="462BE473" w14:textId="77777777" w:rsidR="00282E18" w:rsidRDefault="00907625">
        <w:pPr>
          <w:rPr>
            <w:ins w:id="0" w:author="Shyra Athaya" w:date="2022-08-24T05:17:00Z"/>
            <w:rFonts w:eastAsia="Times New Roman" w:cs="Times New Roman"/>
            <w:color w:val="000000"/>
            <w:szCs w:val="24"/>
          </w:rPr>
        </w:pPr>
        <w:sdt>
          <w:sdtPr>
            <w:tag w:val="goog_rdk_5"/>
            <w:id w:val="-605502891"/>
          </w:sdtPr>
          <w:sdtContent/>
        </w:sdt>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50DFB"/>
    <w:multiLevelType w:val="hybridMultilevel"/>
    <w:tmpl w:val="668A4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D20525"/>
    <w:multiLevelType w:val="hybridMultilevel"/>
    <w:tmpl w:val="3DFC73F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21226E9"/>
    <w:multiLevelType w:val="hybridMultilevel"/>
    <w:tmpl w:val="E306226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05F36CB3"/>
    <w:multiLevelType w:val="multilevel"/>
    <w:tmpl w:val="D018DF48"/>
    <w:lvl w:ilvl="0">
      <w:numFmt w:val="bullet"/>
      <w:lvlText w:val="•"/>
      <w:lvlJc w:val="left"/>
      <w:pPr>
        <w:ind w:left="1080" w:hanging="360"/>
      </w:pPr>
      <w:rPr>
        <w:rFonts w:ascii="Noto Sans Symbols" w:eastAsia="Noto Sans Symbols" w:hAnsi="Noto Sans Symbols" w:cs="Noto Sans Symbols"/>
      </w:rPr>
    </w:lvl>
    <w:lvl w:ilvl="1">
      <w:numFmt w:val="bullet"/>
      <w:lvlText w:val="◦"/>
      <w:lvlJc w:val="left"/>
      <w:pPr>
        <w:ind w:left="1440" w:hanging="360"/>
      </w:pPr>
      <w:rPr>
        <w:rFonts w:ascii="Noto Sans Symbols" w:eastAsia="Noto Sans Symbols" w:hAnsi="Noto Sans Symbols" w:cs="Noto Sans Symbols"/>
      </w:rPr>
    </w:lvl>
    <w:lvl w:ilvl="2">
      <w:numFmt w:val="bullet"/>
      <w:lvlText w:val="▪"/>
      <w:lvlJc w:val="left"/>
      <w:pPr>
        <w:ind w:left="1800" w:hanging="360"/>
      </w:pPr>
      <w:rPr>
        <w:rFonts w:ascii="Noto Sans Symbols" w:eastAsia="Noto Sans Symbols" w:hAnsi="Noto Sans Symbols" w:cs="Noto Sans Symbols"/>
      </w:rPr>
    </w:lvl>
    <w:lvl w:ilvl="3">
      <w:numFmt w:val="bullet"/>
      <w:lvlText w:val="•"/>
      <w:lvlJc w:val="left"/>
      <w:pPr>
        <w:ind w:left="2160" w:hanging="360"/>
      </w:pPr>
      <w:rPr>
        <w:rFonts w:ascii="Noto Sans Symbols" w:eastAsia="Noto Sans Symbols" w:hAnsi="Noto Sans Symbols" w:cs="Noto Sans Symbols"/>
      </w:rPr>
    </w:lvl>
    <w:lvl w:ilvl="4">
      <w:numFmt w:val="bullet"/>
      <w:lvlText w:val="◦"/>
      <w:lvlJc w:val="left"/>
      <w:pPr>
        <w:ind w:left="2520" w:hanging="360"/>
      </w:pPr>
      <w:rPr>
        <w:rFonts w:ascii="Noto Sans Symbols" w:eastAsia="Noto Sans Symbols" w:hAnsi="Noto Sans Symbols" w:cs="Noto Sans Symbols"/>
      </w:rPr>
    </w:lvl>
    <w:lvl w:ilvl="5">
      <w:numFmt w:val="bullet"/>
      <w:lvlText w:val="▪"/>
      <w:lvlJc w:val="left"/>
      <w:pPr>
        <w:ind w:left="2880" w:hanging="360"/>
      </w:pPr>
      <w:rPr>
        <w:rFonts w:ascii="Noto Sans Symbols" w:eastAsia="Noto Sans Symbols" w:hAnsi="Noto Sans Symbols" w:cs="Noto Sans Symbols"/>
      </w:rPr>
    </w:lvl>
    <w:lvl w:ilvl="6">
      <w:numFmt w:val="bullet"/>
      <w:lvlText w:val="•"/>
      <w:lvlJc w:val="left"/>
      <w:pPr>
        <w:ind w:left="3240" w:hanging="360"/>
      </w:pPr>
      <w:rPr>
        <w:rFonts w:ascii="Noto Sans Symbols" w:eastAsia="Noto Sans Symbols" w:hAnsi="Noto Sans Symbols" w:cs="Noto Sans Symbols"/>
      </w:rPr>
    </w:lvl>
    <w:lvl w:ilvl="7">
      <w:numFmt w:val="bullet"/>
      <w:lvlText w:val="◦"/>
      <w:lvlJc w:val="left"/>
      <w:pPr>
        <w:ind w:left="3600" w:hanging="360"/>
      </w:pPr>
      <w:rPr>
        <w:rFonts w:ascii="Noto Sans Symbols" w:eastAsia="Noto Sans Symbols" w:hAnsi="Noto Sans Symbols" w:cs="Noto Sans Symbols"/>
      </w:rPr>
    </w:lvl>
    <w:lvl w:ilvl="8">
      <w:numFmt w:val="bullet"/>
      <w:lvlText w:val="▪"/>
      <w:lvlJc w:val="left"/>
      <w:pPr>
        <w:ind w:left="3960" w:hanging="360"/>
      </w:pPr>
      <w:rPr>
        <w:rFonts w:ascii="Noto Sans Symbols" w:eastAsia="Noto Sans Symbols" w:hAnsi="Noto Sans Symbols" w:cs="Noto Sans Symbols"/>
      </w:rPr>
    </w:lvl>
  </w:abstractNum>
  <w:abstractNum w:abstractNumId="4" w15:restartNumberingAfterBreak="0">
    <w:nsid w:val="08AA246E"/>
    <w:multiLevelType w:val="multilevel"/>
    <w:tmpl w:val="9830F80A"/>
    <w:lvl w:ilvl="0">
      <w:start w:val="1"/>
      <w:numFmt w:val="decimal"/>
      <w:lvlText w:val="%1."/>
      <w:lvlJc w:val="left"/>
      <w:pPr>
        <w:ind w:left="720" w:hanging="360"/>
      </w:pPr>
      <w:rPr>
        <w:b/>
        <w:bCs/>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 w15:restartNumberingAfterBreak="0">
    <w:nsid w:val="09396DB4"/>
    <w:multiLevelType w:val="hybridMultilevel"/>
    <w:tmpl w:val="29562AB0"/>
    <w:lvl w:ilvl="0" w:tplc="3600287A">
      <w:start w:val="1"/>
      <w:numFmt w:val="bullet"/>
      <w:lvlText w:val=""/>
      <w:lvlJc w:val="left"/>
      <w:pPr>
        <w:ind w:left="720" w:hanging="360"/>
      </w:pPr>
      <w:rPr>
        <w:rFonts w:ascii="Wingdings" w:eastAsiaTheme="minorEastAsia" w:hAnsi="Wingdings"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0DE0021C"/>
    <w:multiLevelType w:val="hybridMultilevel"/>
    <w:tmpl w:val="21A63F4E"/>
    <w:lvl w:ilvl="0" w:tplc="CBB6A94A">
      <w:start w:val="1"/>
      <w:numFmt w:val="bullet"/>
      <w:lvlText w:val=""/>
      <w:lvlJc w:val="left"/>
      <w:pPr>
        <w:ind w:left="144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1023FF5"/>
    <w:multiLevelType w:val="multilevel"/>
    <w:tmpl w:val="D9A29A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3752FB6"/>
    <w:multiLevelType w:val="hybridMultilevel"/>
    <w:tmpl w:val="CED415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640733"/>
    <w:multiLevelType w:val="hybridMultilevel"/>
    <w:tmpl w:val="BDEED4C0"/>
    <w:lvl w:ilvl="0" w:tplc="CBB6A94A">
      <w:start w:val="1"/>
      <w:numFmt w:val="bullet"/>
      <w:lvlText w:val=""/>
      <w:lvlJc w:val="left"/>
      <w:pPr>
        <w:ind w:left="144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5343223"/>
    <w:multiLevelType w:val="hybridMultilevel"/>
    <w:tmpl w:val="1506F958"/>
    <w:lvl w:ilvl="0" w:tplc="1518A27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692C0B"/>
    <w:multiLevelType w:val="hybridMultilevel"/>
    <w:tmpl w:val="D33E74E0"/>
    <w:lvl w:ilvl="0" w:tplc="1518A27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144145"/>
    <w:multiLevelType w:val="hybridMultilevel"/>
    <w:tmpl w:val="8CE0D1C0"/>
    <w:lvl w:ilvl="0" w:tplc="98184A9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3325E0"/>
    <w:multiLevelType w:val="hybridMultilevel"/>
    <w:tmpl w:val="1506F958"/>
    <w:lvl w:ilvl="0" w:tplc="1518A27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0862D3"/>
    <w:multiLevelType w:val="hybridMultilevel"/>
    <w:tmpl w:val="F97CCB0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21F747C9"/>
    <w:multiLevelType w:val="hybridMultilevel"/>
    <w:tmpl w:val="7F787BEA"/>
    <w:lvl w:ilvl="0" w:tplc="04090019">
      <w:start w:val="1"/>
      <w:numFmt w:val="low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6" w15:restartNumberingAfterBreak="0">
    <w:nsid w:val="28D95A1D"/>
    <w:multiLevelType w:val="hybridMultilevel"/>
    <w:tmpl w:val="D20499A2"/>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7" w15:restartNumberingAfterBreak="0">
    <w:nsid w:val="329369A9"/>
    <w:multiLevelType w:val="hybridMultilevel"/>
    <w:tmpl w:val="105C0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3E15DF"/>
    <w:multiLevelType w:val="hybridMultilevel"/>
    <w:tmpl w:val="AC2A39B6"/>
    <w:lvl w:ilvl="0" w:tplc="1518A27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349272E"/>
    <w:multiLevelType w:val="multilevel"/>
    <w:tmpl w:val="953A814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0" w15:restartNumberingAfterBreak="0">
    <w:nsid w:val="400A7871"/>
    <w:multiLevelType w:val="hybridMultilevel"/>
    <w:tmpl w:val="D5664B0E"/>
    <w:lvl w:ilvl="0" w:tplc="CBB6A94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0316571"/>
    <w:multiLevelType w:val="hybridMultilevel"/>
    <w:tmpl w:val="A5CC35AA"/>
    <w:lvl w:ilvl="0" w:tplc="98184A9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FB08B0"/>
    <w:multiLevelType w:val="hybridMultilevel"/>
    <w:tmpl w:val="7CE6FC2A"/>
    <w:lvl w:ilvl="0" w:tplc="973C7A98">
      <w:start w:val="1"/>
      <w:numFmt w:val="bullet"/>
      <w:lvlText w:val=""/>
      <w:lvlJc w:val="left"/>
      <w:pPr>
        <w:ind w:left="720" w:hanging="360"/>
      </w:pPr>
      <w:rPr>
        <w:rFonts w:ascii="Wingdings" w:eastAsiaTheme="minorEastAsia" w:hAnsi="Wingdings"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3" w15:restartNumberingAfterBreak="0">
    <w:nsid w:val="510A4299"/>
    <w:multiLevelType w:val="hybridMultilevel"/>
    <w:tmpl w:val="0D2E1126"/>
    <w:lvl w:ilvl="0" w:tplc="5BF0872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D4D286F"/>
    <w:multiLevelType w:val="hybridMultilevel"/>
    <w:tmpl w:val="BE903AFE"/>
    <w:lvl w:ilvl="0" w:tplc="04090019">
      <w:start w:val="1"/>
      <w:numFmt w:val="low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5" w15:restartNumberingAfterBreak="0">
    <w:nsid w:val="5DEA28C4"/>
    <w:multiLevelType w:val="hybridMultilevel"/>
    <w:tmpl w:val="20AA6176"/>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6" w15:restartNumberingAfterBreak="0">
    <w:nsid w:val="5F504D6D"/>
    <w:multiLevelType w:val="hybridMultilevel"/>
    <w:tmpl w:val="3F8AF5E2"/>
    <w:lvl w:ilvl="0" w:tplc="04090019">
      <w:start w:val="1"/>
      <w:numFmt w:val="lowerLetter"/>
      <w:lvlText w:val="%1."/>
      <w:lvlJc w:val="left"/>
      <w:pPr>
        <w:ind w:left="1004" w:hanging="360"/>
      </w:pPr>
      <w:rPr>
        <w:rFont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7" w15:restartNumberingAfterBreak="0">
    <w:nsid w:val="5F5930E0"/>
    <w:multiLevelType w:val="hybridMultilevel"/>
    <w:tmpl w:val="0BD2C04E"/>
    <w:lvl w:ilvl="0" w:tplc="25CA2EB6">
      <w:start w:val="1"/>
      <w:numFmt w:val="decimal"/>
      <w:pStyle w:val="biasay"/>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80E37EB"/>
    <w:multiLevelType w:val="hybridMultilevel"/>
    <w:tmpl w:val="C8F030D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68AD07BA"/>
    <w:multiLevelType w:val="hybridMultilevel"/>
    <w:tmpl w:val="4E4E70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FD45ADE"/>
    <w:multiLevelType w:val="hybridMultilevel"/>
    <w:tmpl w:val="999808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712159CA"/>
    <w:multiLevelType w:val="hybridMultilevel"/>
    <w:tmpl w:val="8E803ED8"/>
    <w:lvl w:ilvl="0" w:tplc="65225518">
      <w:start w:val="1"/>
      <w:numFmt w:val="upperLetter"/>
      <w:pStyle w:val="pendahuluan"/>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AD3272"/>
    <w:multiLevelType w:val="multilevel"/>
    <w:tmpl w:val="DD9AF53E"/>
    <w:lvl w:ilvl="0">
      <w:numFmt w:val="bullet"/>
      <w:lvlText w:val="•"/>
      <w:lvlJc w:val="left"/>
      <w:pPr>
        <w:ind w:left="1080" w:hanging="360"/>
      </w:pPr>
      <w:rPr>
        <w:rFonts w:ascii="Noto Sans Symbols" w:eastAsia="Noto Sans Symbols" w:hAnsi="Noto Sans Symbols" w:cs="Noto Sans Symbols"/>
      </w:rPr>
    </w:lvl>
    <w:lvl w:ilvl="1">
      <w:numFmt w:val="bullet"/>
      <w:lvlText w:val="◦"/>
      <w:lvlJc w:val="left"/>
      <w:pPr>
        <w:ind w:left="1440" w:hanging="360"/>
      </w:pPr>
      <w:rPr>
        <w:rFonts w:ascii="Noto Sans Symbols" w:eastAsia="Noto Sans Symbols" w:hAnsi="Noto Sans Symbols" w:cs="Noto Sans Symbols"/>
      </w:rPr>
    </w:lvl>
    <w:lvl w:ilvl="2">
      <w:numFmt w:val="bullet"/>
      <w:lvlText w:val="▪"/>
      <w:lvlJc w:val="left"/>
      <w:pPr>
        <w:ind w:left="1800" w:hanging="360"/>
      </w:pPr>
      <w:rPr>
        <w:rFonts w:ascii="Noto Sans Symbols" w:eastAsia="Noto Sans Symbols" w:hAnsi="Noto Sans Symbols" w:cs="Noto Sans Symbols"/>
      </w:rPr>
    </w:lvl>
    <w:lvl w:ilvl="3">
      <w:numFmt w:val="bullet"/>
      <w:lvlText w:val="•"/>
      <w:lvlJc w:val="left"/>
      <w:pPr>
        <w:ind w:left="2160" w:hanging="360"/>
      </w:pPr>
      <w:rPr>
        <w:rFonts w:ascii="Noto Sans Symbols" w:eastAsia="Noto Sans Symbols" w:hAnsi="Noto Sans Symbols" w:cs="Noto Sans Symbols"/>
      </w:rPr>
    </w:lvl>
    <w:lvl w:ilvl="4">
      <w:numFmt w:val="bullet"/>
      <w:lvlText w:val="◦"/>
      <w:lvlJc w:val="left"/>
      <w:pPr>
        <w:ind w:left="2520" w:hanging="360"/>
      </w:pPr>
      <w:rPr>
        <w:rFonts w:ascii="Noto Sans Symbols" w:eastAsia="Noto Sans Symbols" w:hAnsi="Noto Sans Symbols" w:cs="Noto Sans Symbols"/>
      </w:rPr>
    </w:lvl>
    <w:lvl w:ilvl="5">
      <w:numFmt w:val="bullet"/>
      <w:lvlText w:val="▪"/>
      <w:lvlJc w:val="left"/>
      <w:pPr>
        <w:ind w:left="2880" w:hanging="360"/>
      </w:pPr>
      <w:rPr>
        <w:rFonts w:ascii="Noto Sans Symbols" w:eastAsia="Noto Sans Symbols" w:hAnsi="Noto Sans Symbols" w:cs="Noto Sans Symbols"/>
      </w:rPr>
    </w:lvl>
    <w:lvl w:ilvl="6">
      <w:numFmt w:val="bullet"/>
      <w:lvlText w:val="•"/>
      <w:lvlJc w:val="left"/>
      <w:pPr>
        <w:ind w:left="3240" w:hanging="360"/>
      </w:pPr>
      <w:rPr>
        <w:rFonts w:ascii="Noto Sans Symbols" w:eastAsia="Noto Sans Symbols" w:hAnsi="Noto Sans Symbols" w:cs="Noto Sans Symbols"/>
      </w:rPr>
    </w:lvl>
    <w:lvl w:ilvl="7">
      <w:numFmt w:val="bullet"/>
      <w:lvlText w:val="◦"/>
      <w:lvlJc w:val="left"/>
      <w:pPr>
        <w:ind w:left="3600" w:hanging="360"/>
      </w:pPr>
      <w:rPr>
        <w:rFonts w:ascii="Noto Sans Symbols" w:eastAsia="Noto Sans Symbols" w:hAnsi="Noto Sans Symbols" w:cs="Noto Sans Symbols"/>
      </w:rPr>
    </w:lvl>
    <w:lvl w:ilvl="8">
      <w:numFmt w:val="bullet"/>
      <w:lvlText w:val="▪"/>
      <w:lvlJc w:val="left"/>
      <w:pPr>
        <w:ind w:left="3960" w:hanging="360"/>
      </w:pPr>
      <w:rPr>
        <w:rFonts w:ascii="Noto Sans Symbols" w:eastAsia="Noto Sans Symbols" w:hAnsi="Noto Sans Symbols" w:cs="Noto Sans Symbols"/>
      </w:rPr>
    </w:lvl>
  </w:abstractNum>
  <w:abstractNum w:abstractNumId="33" w15:restartNumberingAfterBreak="0">
    <w:nsid w:val="74070D9A"/>
    <w:multiLevelType w:val="multilevel"/>
    <w:tmpl w:val="E82A55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743E355A"/>
    <w:multiLevelType w:val="hybridMultilevel"/>
    <w:tmpl w:val="A612B0EA"/>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5" w15:restartNumberingAfterBreak="0">
    <w:nsid w:val="78040548"/>
    <w:multiLevelType w:val="hybridMultilevel"/>
    <w:tmpl w:val="ACA6D1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90E5D9C"/>
    <w:multiLevelType w:val="hybridMultilevel"/>
    <w:tmpl w:val="FA040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97313278">
    <w:abstractNumId w:val="32"/>
  </w:num>
  <w:num w:numId="2" w16cid:durableId="584220098">
    <w:abstractNumId w:val="19"/>
  </w:num>
  <w:num w:numId="3" w16cid:durableId="288821969">
    <w:abstractNumId w:val="7"/>
  </w:num>
  <w:num w:numId="4" w16cid:durableId="1977097962">
    <w:abstractNumId w:val="33"/>
  </w:num>
  <w:num w:numId="5" w16cid:durableId="2128307830">
    <w:abstractNumId w:val="4"/>
  </w:num>
  <w:num w:numId="6" w16cid:durableId="1366372543">
    <w:abstractNumId w:val="3"/>
  </w:num>
  <w:num w:numId="7" w16cid:durableId="1410925367">
    <w:abstractNumId w:val="12"/>
  </w:num>
  <w:num w:numId="8" w16cid:durableId="104203203">
    <w:abstractNumId w:val="21"/>
  </w:num>
  <w:num w:numId="9" w16cid:durableId="1761289675">
    <w:abstractNumId w:val="25"/>
  </w:num>
  <w:num w:numId="10" w16cid:durableId="509875938">
    <w:abstractNumId w:val="36"/>
  </w:num>
  <w:num w:numId="11" w16cid:durableId="1322999958">
    <w:abstractNumId w:val="8"/>
  </w:num>
  <w:num w:numId="12" w16cid:durableId="1618566425">
    <w:abstractNumId w:val="11"/>
  </w:num>
  <w:num w:numId="13" w16cid:durableId="972904538">
    <w:abstractNumId w:val="18"/>
  </w:num>
  <w:num w:numId="14" w16cid:durableId="13269333">
    <w:abstractNumId w:val="13"/>
  </w:num>
  <w:num w:numId="15" w16cid:durableId="880896734">
    <w:abstractNumId w:val="16"/>
  </w:num>
  <w:num w:numId="16" w16cid:durableId="1499996450">
    <w:abstractNumId w:val="10"/>
  </w:num>
  <w:num w:numId="17" w16cid:durableId="102117596">
    <w:abstractNumId w:val="29"/>
  </w:num>
  <w:num w:numId="18" w16cid:durableId="1930653550">
    <w:abstractNumId w:val="31"/>
  </w:num>
  <w:num w:numId="19" w16cid:durableId="829638658">
    <w:abstractNumId w:val="28"/>
  </w:num>
  <w:num w:numId="20" w16cid:durableId="1378508331">
    <w:abstractNumId w:val="30"/>
  </w:num>
  <w:num w:numId="21" w16cid:durableId="1077216536">
    <w:abstractNumId w:val="23"/>
  </w:num>
  <w:num w:numId="22" w16cid:durableId="1202286218">
    <w:abstractNumId w:val="2"/>
  </w:num>
  <w:num w:numId="23" w16cid:durableId="2078940864">
    <w:abstractNumId w:val="15"/>
  </w:num>
  <w:num w:numId="24" w16cid:durableId="185605789">
    <w:abstractNumId w:val="14"/>
  </w:num>
  <w:num w:numId="25" w16cid:durableId="871110610">
    <w:abstractNumId w:val="26"/>
  </w:num>
  <w:num w:numId="26" w16cid:durableId="1709717779">
    <w:abstractNumId w:val="24"/>
  </w:num>
  <w:num w:numId="27" w16cid:durableId="396173641">
    <w:abstractNumId w:val="0"/>
  </w:num>
  <w:num w:numId="28" w16cid:durableId="1111314632">
    <w:abstractNumId w:val="17"/>
  </w:num>
  <w:num w:numId="29" w16cid:durableId="1024794261">
    <w:abstractNumId w:val="27"/>
  </w:num>
  <w:num w:numId="30" w16cid:durableId="685713312">
    <w:abstractNumId w:val="27"/>
    <w:lvlOverride w:ilvl="0">
      <w:startOverride w:val="1"/>
    </w:lvlOverride>
  </w:num>
  <w:num w:numId="31" w16cid:durableId="876239310">
    <w:abstractNumId w:val="27"/>
    <w:lvlOverride w:ilvl="0">
      <w:startOverride w:val="1"/>
    </w:lvlOverride>
  </w:num>
  <w:num w:numId="32" w16cid:durableId="974791711">
    <w:abstractNumId w:val="35"/>
  </w:num>
  <w:num w:numId="33" w16cid:durableId="1475180639">
    <w:abstractNumId w:val="20"/>
  </w:num>
  <w:num w:numId="34" w16cid:durableId="298456443">
    <w:abstractNumId w:val="9"/>
  </w:num>
  <w:num w:numId="35" w16cid:durableId="94834927">
    <w:abstractNumId w:val="6"/>
  </w:num>
  <w:num w:numId="36" w16cid:durableId="405156284">
    <w:abstractNumId w:val="34"/>
  </w:num>
  <w:num w:numId="37" w16cid:durableId="953249941">
    <w:abstractNumId w:val="5"/>
  </w:num>
  <w:num w:numId="38" w16cid:durableId="1172187330">
    <w:abstractNumId w:val="22"/>
  </w:num>
  <w:num w:numId="39" w16cid:durableId="14343211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82E18"/>
    <w:rsid w:val="00014D9D"/>
    <w:rsid w:val="00036BC2"/>
    <w:rsid w:val="000446F5"/>
    <w:rsid w:val="00065DC2"/>
    <w:rsid w:val="00073526"/>
    <w:rsid w:val="000A1921"/>
    <w:rsid w:val="000A4328"/>
    <w:rsid w:val="000B1A81"/>
    <w:rsid w:val="000E079C"/>
    <w:rsid w:val="000E1B8C"/>
    <w:rsid w:val="000E5ECE"/>
    <w:rsid w:val="001003F8"/>
    <w:rsid w:val="001075BD"/>
    <w:rsid w:val="001A17B4"/>
    <w:rsid w:val="001B3C0A"/>
    <w:rsid w:val="001B5B16"/>
    <w:rsid w:val="001B62A2"/>
    <w:rsid w:val="001E69A4"/>
    <w:rsid w:val="001E7F1F"/>
    <w:rsid w:val="0020077B"/>
    <w:rsid w:val="002639D5"/>
    <w:rsid w:val="00282D3F"/>
    <w:rsid w:val="00282E18"/>
    <w:rsid w:val="002A18F2"/>
    <w:rsid w:val="00320FA9"/>
    <w:rsid w:val="00342B3B"/>
    <w:rsid w:val="003B5CD1"/>
    <w:rsid w:val="003C320D"/>
    <w:rsid w:val="003D4FCD"/>
    <w:rsid w:val="004409BB"/>
    <w:rsid w:val="00557F7B"/>
    <w:rsid w:val="00566D3B"/>
    <w:rsid w:val="005D1B21"/>
    <w:rsid w:val="005D4FD4"/>
    <w:rsid w:val="005E569E"/>
    <w:rsid w:val="00613726"/>
    <w:rsid w:val="00620C63"/>
    <w:rsid w:val="006B7848"/>
    <w:rsid w:val="006F62BF"/>
    <w:rsid w:val="00704D1D"/>
    <w:rsid w:val="00736127"/>
    <w:rsid w:val="00803446"/>
    <w:rsid w:val="00837624"/>
    <w:rsid w:val="00853D9E"/>
    <w:rsid w:val="00896477"/>
    <w:rsid w:val="008E4F43"/>
    <w:rsid w:val="00907625"/>
    <w:rsid w:val="00912E8C"/>
    <w:rsid w:val="00930B2E"/>
    <w:rsid w:val="00947FDB"/>
    <w:rsid w:val="00964F5F"/>
    <w:rsid w:val="00985C85"/>
    <w:rsid w:val="009C2813"/>
    <w:rsid w:val="00A21EF7"/>
    <w:rsid w:val="00A23B22"/>
    <w:rsid w:val="00A418B9"/>
    <w:rsid w:val="00A5049C"/>
    <w:rsid w:val="00A96B0C"/>
    <w:rsid w:val="00AD673A"/>
    <w:rsid w:val="00B03CB3"/>
    <w:rsid w:val="00B50F22"/>
    <w:rsid w:val="00BC6A26"/>
    <w:rsid w:val="00BF7109"/>
    <w:rsid w:val="00C141D2"/>
    <w:rsid w:val="00C720EC"/>
    <w:rsid w:val="00C8549E"/>
    <w:rsid w:val="00CE54D1"/>
    <w:rsid w:val="00CE5C85"/>
    <w:rsid w:val="00CF2FA1"/>
    <w:rsid w:val="00D00977"/>
    <w:rsid w:val="00D010DC"/>
    <w:rsid w:val="00D328FE"/>
    <w:rsid w:val="00D81935"/>
    <w:rsid w:val="00DA30E6"/>
    <w:rsid w:val="00DA4EFF"/>
    <w:rsid w:val="00DB15E2"/>
    <w:rsid w:val="00DE02B2"/>
    <w:rsid w:val="00DE4FCE"/>
    <w:rsid w:val="00DE601C"/>
    <w:rsid w:val="00DF3145"/>
    <w:rsid w:val="00E22963"/>
    <w:rsid w:val="00E4049A"/>
    <w:rsid w:val="00E45EDD"/>
    <w:rsid w:val="00E727E0"/>
    <w:rsid w:val="00E762E0"/>
    <w:rsid w:val="00E97333"/>
    <w:rsid w:val="00ED12BA"/>
    <w:rsid w:val="00ED2C8B"/>
    <w:rsid w:val="00F372A7"/>
    <w:rsid w:val="00F52A73"/>
    <w:rsid w:val="00FD375C"/>
    <w:rsid w:val="00FF26A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1DA81"/>
  <w15:docId w15:val="{E5EF58FD-123E-4C5D-8184-09D856E5A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320D"/>
    <w:pPr>
      <w:jc w:val="both"/>
    </w:pPr>
    <w:rPr>
      <w:rFonts w:ascii="Times New Roman" w:hAnsi="Times New Roman"/>
      <w:sz w:val="24"/>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rsid w:val="0065354E"/>
    <w:pPr>
      <w:keepNext/>
      <w:keepLines/>
      <w:spacing w:before="40"/>
      <w:outlineLvl w:val="2"/>
    </w:pPr>
    <w:rPr>
      <w:rFonts w:asciiTheme="majorHAnsi" w:eastAsiaTheme="majorEastAsia" w:hAnsiTheme="majorHAnsi" w:cs="Mangal"/>
      <w:color w:val="1F3763" w:themeColor="accent1" w:themeShade="7F"/>
      <w:szCs w:val="21"/>
    </w:rPr>
  </w:style>
  <w:style w:type="paragraph" w:styleId="Heading4">
    <w:name w:val="heading 4"/>
    <w:basedOn w:val="Normal"/>
    <w:next w:val="Normal"/>
    <w:uiPriority w:val="9"/>
    <w:semiHidden/>
    <w:unhideWhenUsed/>
    <w:qFormat/>
    <w:pPr>
      <w:keepNext/>
      <w:keepLines/>
      <w:spacing w:before="240" w:after="40"/>
      <w:outlineLvl w:val="3"/>
    </w:pPr>
    <w:rPr>
      <w:b/>
      <w:szCs w:val="24"/>
    </w:rPr>
  </w:style>
  <w:style w:type="paragraph" w:styleId="Heading5">
    <w:name w:val="heading 5"/>
    <w:basedOn w:val="Heading"/>
    <w:next w:val="Textbody"/>
    <w:uiPriority w:val="9"/>
    <w:semiHidden/>
    <w:unhideWhenUsed/>
    <w:qFormat/>
    <w:pPr>
      <w:outlineLvl w:val="4"/>
    </w:pPr>
    <w:rPr>
      <w:rFonts w:ascii="Times New Roman" w:eastAsia="SimSun" w:hAnsi="Times New Roman"/>
      <w:b/>
      <w:bCs/>
      <w:sz w:val="20"/>
      <w:szCs w:val="20"/>
    </w:rPr>
  </w:style>
  <w:style w:type="paragraph" w:styleId="Heading6">
    <w:name w:val="heading 6"/>
    <w:basedOn w:val="Normal"/>
    <w:next w:val="Normal"/>
    <w:uiPriority w:val="9"/>
    <w:semiHidden/>
    <w:unhideWhenUsed/>
    <w:qFormat/>
    <w:pPr>
      <w:keepNext/>
      <w:keepLines/>
      <w:spacing w:before="200" w:after="40"/>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Standard">
    <w:name w:val="Standard"/>
    <w:pPr>
      <w:widowControl/>
    </w:pPr>
  </w:style>
  <w:style w:type="paragraph" w:customStyle="1" w:styleId="Heading">
    <w:name w:val="Heading"/>
    <w:basedOn w:val="Standard"/>
    <w:next w:val="Textbody"/>
    <w:pPr>
      <w:keepNext/>
      <w:spacing w:before="240" w:after="120"/>
    </w:pPr>
    <w:rPr>
      <w:rFonts w:ascii="Arial" w:eastAsia="Microsoft YaHei" w:hAnsi="Arial" w:cs="Mangal"/>
      <w:sz w:val="28"/>
      <w:szCs w:val="28"/>
    </w:rPr>
  </w:style>
  <w:style w:type="paragraph" w:customStyle="1" w:styleId="Textbody">
    <w:name w:val="Text body"/>
    <w:basedOn w:val="Standard"/>
    <w:rPr>
      <w:sz w:val="24"/>
      <w:szCs w:val="24"/>
    </w:rPr>
  </w:style>
  <w:style w:type="paragraph" w:styleId="List">
    <w:name w:val="List"/>
    <w:basedOn w:val="Textbody"/>
    <w:rPr>
      <w:rFonts w:cs="Mangal"/>
    </w:rPr>
  </w:style>
  <w:style w:type="paragraph" w:styleId="Caption">
    <w:name w:val="caption"/>
    <w:basedOn w:val="Standard"/>
    <w:pPr>
      <w:suppressLineNumbers/>
      <w:spacing w:before="120" w:after="120"/>
    </w:pPr>
    <w:rPr>
      <w:rFonts w:cs="Mangal"/>
      <w:i/>
      <w:iCs/>
      <w:sz w:val="24"/>
      <w:szCs w:val="24"/>
    </w:rPr>
  </w:style>
  <w:style w:type="paragraph" w:customStyle="1" w:styleId="Index">
    <w:name w:val="Index"/>
    <w:basedOn w:val="Standard"/>
    <w:pPr>
      <w:suppressLineNumbers/>
    </w:pPr>
    <w:rPr>
      <w:rFonts w:cs="Mangal"/>
    </w:r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StrongEmphasis">
    <w:name w:val="Strong Emphasis"/>
    <w:rPr>
      <w:b/>
      <w:bCs/>
    </w:rPr>
  </w:style>
  <w:style w:type="character" w:customStyle="1" w:styleId="NumberingSymbols">
    <w:name w:val="Numbering Symbols"/>
  </w:style>
  <w:style w:type="character" w:styleId="Emphasis">
    <w:name w:val="Emphasis"/>
    <w:uiPriority w:val="20"/>
    <w:qFormat/>
    <w:rPr>
      <w:i/>
      <w:iCs/>
    </w:rPr>
  </w:style>
  <w:style w:type="character" w:styleId="Hyperlink">
    <w:name w:val="Hyperlink"/>
    <w:basedOn w:val="DefaultParagraphFont"/>
    <w:uiPriority w:val="99"/>
    <w:unhideWhenUsed/>
    <w:rsid w:val="00F72C63"/>
    <w:rPr>
      <w:color w:val="0563C1" w:themeColor="hyperlink"/>
      <w:u w:val="single"/>
    </w:rPr>
  </w:style>
  <w:style w:type="character" w:customStyle="1" w:styleId="UnresolvedMention1">
    <w:name w:val="Unresolved Mention1"/>
    <w:basedOn w:val="DefaultParagraphFont"/>
    <w:uiPriority w:val="99"/>
    <w:semiHidden/>
    <w:unhideWhenUsed/>
    <w:rsid w:val="00F72C63"/>
    <w:rPr>
      <w:color w:val="605E5C"/>
      <w:shd w:val="clear" w:color="auto" w:fill="E1DFDD"/>
    </w:rPr>
  </w:style>
  <w:style w:type="paragraph" w:styleId="NormalWeb">
    <w:name w:val="Normal (Web)"/>
    <w:basedOn w:val="Normal"/>
    <w:uiPriority w:val="99"/>
    <w:semiHidden/>
    <w:unhideWhenUsed/>
    <w:rsid w:val="000232FE"/>
    <w:pPr>
      <w:widowControl/>
      <w:spacing w:before="100" w:beforeAutospacing="1" w:after="100" w:afterAutospacing="1"/>
    </w:pPr>
    <w:rPr>
      <w:rFonts w:eastAsiaTheme="minorEastAsia" w:cs="Times New Roman"/>
      <w:szCs w:val="24"/>
      <w:lang w:val="id-ID" w:eastAsia="id-ID"/>
    </w:rPr>
  </w:style>
  <w:style w:type="character" w:customStyle="1" w:styleId="Heading3Char">
    <w:name w:val="Heading 3 Char"/>
    <w:basedOn w:val="DefaultParagraphFont"/>
    <w:link w:val="Heading3"/>
    <w:uiPriority w:val="9"/>
    <w:semiHidden/>
    <w:rsid w:val="0065354E"/>
    <w:rPr>
      <w:rFonts w:asciiTheme="majorHAnsi" w:eastAsiaTheme="majorEastAsia" w:hAnsiTheme="majorHAnsi" w:cs="Mangal"/>
      <w:color w:val="1F3763" w:themeColor="accent1" w:themeShade="7F"/>
      <w:sz w:val="24"/>
      <w:szCs w:val="21"/>
    </w:rPr>
  </w:style>
  <w:style w:type="character" w:styleId="Strong">
    <w:name w:val="Strong"/>
    <w:basedOn w:val="DefaultParagraphFont"/>
    <w:uiPriority w:val="22"/>
    <w:qFormat/>
    <w:rsid w:val="0065354E"/>
    <w:rPr>
      <w:b/>
      <w:bCs/>
    </w:rPr>
  </w:style>
  <w:style w:type="character" w:styleId="FollowedHyperlink">
    <w:name w:val="FollowedHyperlink"/>
    <w:basedOn w:val="DefaultParagraphFont"/>
    <w:uiPriority w:val="99"/>
    <w:semiHidden/>
    <w:unhideWhenUsed/>
    <w:rsid w:val="00FF0288"/>
    <w:rPr>
      <w:color w:val="954F72" w:themeColor="followedHyperlink"/>
      <w:u w:val="single"/>
    </w:rPr>
  </w:style>
  <w:style w:type="paragraph" w:styleId="ListParagraph">
    <w:name w:val="List Paragraph"/>
    <w:basedOn w:val="Normal"/>
    <w:uiPriority w:val="34"/>
    <w:qFormat/>
    <w:rsid w:val="008A730E"/>
    <w:pPr>
      <w:contextualSpacing/>
    </w:pPr>
    <w:rPr>
      <w:rFonts w:cs="Mangal"/>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DF3145"/>
    <w:pPr>
      <w:tabs>
        <w:tab w:val="center" w:pos="4680"/>
        <w:tab w:val="right" w:pos="9360"/>
      </w:tabs>
    </w:pPr>
  </w:style>
  <w:style w:type="character" w:customStyle="1" w:styleId="HeaderChar">
    <w:name w:val="Header Char"/>
    <w:basedOn w:val="DefaultParagraphFont"/>
    <w:link w:val="Header"/>
    <w:uiPriority w:val="99"/>
    <w:rsid w:val="00DF3145"/>
  </w:style>
  <w:style w:type="paragraph" w:styleId="Footer">
    <w:name w:val="footer"/>
    <w:basedOn w:val="Normal"/>
    <w:link w:val="FooterChar"/>
    <w:uiPriority w:val="99"/>
    <w:unhideWhenUsed/>
    <w:rsid w:val="00DF3145"/>
    <w:pPr>
      <w:tabs>
        <w:tab w:val="center" w:pos="4680"/>
        <w:tab w:val="right" w:pos="9360"/>
      </w:tabs>
    </w:pPr>
  </w:style>
  <w:style w:type="character" w:customStyle="1" w:styleId="FooterChar">
    <w:name w:val="Footer Char"/>
    <w:basedOn w:val="DefaultParagraphFont"/>
    <w:link w:val="Footer"/>
    <w:uiPriority w:val="99"/>
    <w:rsid w:val="00DF3145"/>
  </w:style>
  <w:style w:type="paragraph" w:customStyle="1" w:styleId="Header1">
    <w:name w:val="Header1"/>
    <w:basedOn w:val="Normal"/>
    <w:link w:val="headerChar0"/>
    <w:rsid w:val="00C720EC"/>
    <w:pPr>
      <w:widowControl/>
      <w:pBdr>
        <w:top w:val="nil"/>
        <w:left w:val="nil"/>
        <w:bottom w:val="nil"/>
        <w:right w:val="nil"/>
        <w:between w:val="nil"/>
      </w:pBdr>
      <w:spacing w:before="240" w:after="240" w:line="360" w:lineRule="auto"/>
    </w:pPr>
    <w:rPr>
      <w:rFonts w:eastAsia="Times New Roman" w:cs="Times New Roman"/>
      <w:b/>
      <w:color w:val="000000"/>
      <w:szCs w:val="28"/>
    </w:rPr>
  </w:style>
  <w:style w:type="paragraph" w:customStyle="1" w:styleId="dafpus">
    <w:name w:val="dafpus"/>
    <w:basedOn w:val="Normal"/>
    <w:link w:val="dafpusChar"/>
    <w:qFormat/>
    <w:rsid w:val="00B50F22"/>
    <w:pPr>
      <w:widowControl/>
      <w:pBdr>
        <w:top w:val="nil"/>
        <w:left w:val="nil"/>
        <w:bottom w:val="nil"/>
        <w:right w:val="nil"/>
        <w:between w:val="nil"/>
      </w:pBdr>
      <w:spacing w:before="240" w:after="240" w:line="360" w:lineRule="auto"/>
      <w:ind w:right="95"/>
      <w:jc w:val="center"/>
    </w:pPr>
    <w:rPr>
      <w:rFonts w:eastAsia="Times New Roman" w:cs="Times New Roman"/>
      <w:b/>
      <w:bCs/>
      <w:color w:val="000000"/>
      <w:sz w:val="28"/>
      <w:szCs w:val="28"/>
    </w:rPr>
  </w:style>
  <w:style w:type="character" w:customStyle="1" w:styleId="headerChar0">
    <w:name w:val="header Char"/>
    <w:basedOn w:val="DefaultParagraphFont"/>
    <w:link w:val="Header1"/>
    <w:rsid w:val="00C720EC"/>
    <w:rPr>
      <w:rFonts w:ascii="Times New Roman" w:eastAsia="Times New Roman" w:hAnsi="Times New Roman" w:cs="Times New Roman"/>
      <w:b/>
      <w:color w:val="000000"/>
      <w:sz w:val="24"/>
      <w:szCs w:val="28"/>
    </w:rPr>
  </w:style>
  <w:style w:type="paragraph" w:styleId="TOC1">
    <w:name w:val="toc 1"/>
    <w:basedOn w:val="Normal"/>
    <w:next w:val="Normal"/>
    <w:autoRedefine/>
    <w:uiPriority w:val="39"/>
    <w:unhideWhenUsed/>
    <w:rsid w:val="002639D5"/>
    <w:pPr>
      <w:spacing w:after="100"/>
    </w:pPr>
  </w:style>
  <w:style w:type="character" w:customStyle="1" w:styleId="dafpusChar">
    <w:name w:val="dafpus Char"/>
    <w:basedOn w:val="DefaultParagraphFont"/>
    <w:link w:val="dafpus"/>
    <w:rsid w:val="00B50F22"/>
    <w:rPr>
      <w:rFonts w:ascii="Times New Roman" w:eastAsia="Times New Roman" w:hAnsi="Times New Roman" w:cs="Times New Roman"/>
      <w:b/>
      <w:bCs/>
      <w:color w:val="000000"/>
      <w:sz w:val="28"/>
      <w:szCs w:val="28"/>
    </w:rPr>
  </w:style>
  <w:style w:type="paragraph" w:styleId="TOC2">
    <w:name w:val="toc 2"/>
    <w:basedOn w:val="Normal"/>
    <w:next w:val="Normal"/>
    <w:autoRedefine/>
    <w:uiPriority w:val="39"/>
    <w:unhideWhenUsed/>
    <w:rsid w:val="002639D5"/>
    <w:pPr>
      <w:tabs>
        <w:tab w:val="left" w:pos="709"/>
        <w:tab w:val="right" w:leader="dot" w:pos="9016"/>
      </w:tabs>
      <w:spacing w:after="100"/>
      <w:ind w:left="240"/>
    </w:pPr>
  </w:style>
  <w:style w:type="paragraph" w:styleId="NoSpacing">
    <w:name w:val="No Spacing"/>
    <w:uiPriority w:val="1"/>
    <w:qFormat/>
    <w:rsid w:val="003C320D"/>
    <w:pPr>
      <w:ind w:left="720"/>
      <w:jc w:val="both"/>
    </w:pPr>
    <w:rPr>
      <w:rFonts w:ascii="Times New Roman" w:hAnsi="Times New Roman"/>
      <w:sz w:val="24"/>
    </w:rPr>
  </w:style>
  <w:style w:type="paragraph" w:customStyle="1" w:styleId="biasa">
    <w:name w:val="biasa"/>
    <w:basedOn w:val="Normal"/>
    <w:link w:val="biasaChar"/>
    <w:rsid w:val="00613726"/>
    <w:pPr>
      <w:spacing w:line="360" w:lineRule="auto"/>
    </w:pPr>
    <w:rPr>
      <w:b/>
    </w:rPr>
  </w:style>
  <w:style w:type="character" w:customStyle="1" w:styleId="biasaChar">
    <w:name w:val="biasa Char"/>
    <w:basedOn w:val="DefaultParagraphFont"/>
    <w:link w:val="biasa"/>
    <w:rsid w:val="00613726"/>
    <w:rPr>
      <w:rFonts w:ascii="Times New Roman" w:hAnsi="Times New Roman"/>
      <w:b/>
      <w:sz w:val="24"/>
    </w:rPr>
  </w:style>
  <w:style w:type="paragraph" w:styleId="Bibliography">
    <w:name w:val="Bibliography"/>
    <w:basedOn w:val="Normal"/>
    <w:next w:val="Normal"/>
    <w:uiPriority w:val="37"/>
    <w:unhideWhenUsed/>
    <w:rsid w:val="00D010DC"/>
  </w:style>
  <w:style w:type="paragraph" w:customStyle="1" w:styleId="pendahuluan">
    <w:name w:val="pendahuluan"/>
    <w:basedOn w:val="biasa"/>
    <w:link w:val="pendahuluanChar"/>
    <w:qFormat/>
    <w:rsid w:val="00CE54D1"/>
    <w:pPr>
      <w:numPr>
        <w:numId w:val="18"/>
      </w:numPr>
      <w:jc w:val="left"/>
    </w:pPr>
  </w:style>
  <w:style w:type="paragraph" w:customStyle="1" w:styleId="headdd">
    <w:name w:val="headdd"/>
    <w:basedOn w:val="biasa"/>
    <w:link w:val="headddChar"/>
    <w:rsid w:val="00CE54D1"/>
    <w:pPr>
      <w:jc w:val="left"/>
    </w:pPr>
    <w:rPr>
      <w:szCs w:val="24"/>
    </w:rPr>
  </w:style>
  <w:style w:type="character" w:customStyle="1" w:styleId="pendahuluanChar">
    <w:name w:val="pendahuluan Char"/>
    <w:basedOn w:val="biasaChar"/>
    <w:link w:val="pendahuluan"/>
    <w:rsid w:val="00CE54D1"/>
    <w:rPr>
      <w:rFonts w:ascii="Times New Roman" w:hAnsi="Times New Roman"/>
      <w:b/>
      <w:sz w:val="24"/>
    </w:rPr>
  </w:style>
  <w:style w:type="paragraph" w:styleId="BalloonText">
    <w:name w:val="Balloon Text"/>
    <w:basedOn w:val="Normal"/>
    <w:link w:val="BalloonTextChar"/>
    <w:uiPriority w:val="99"/>
    <w:semiHidden/>
    <w:unhideWhenUsed/>
    <w:rsid w:val="000E1B8C"/>
    <w:rPr>
      <w:rFonts w:ascii="Segoe UI" w:hAnsi="Segoe UI" w:cs="Segoe UI"/>
      <w:sz w:val="18"/>
      <w:szCs w:val="18"/>
    </w:rPr>
  </w:style>
  <w:style w:type="character" w:customStyle="1" w:styleId="headddChar">
    <w:name w:val="headdd Char"/>
    <w:basedOn w:val="biasaChar"/>
    <w:link w:val="headdd"/>
    <w:rsid w:val="00CE54D1"/>
    <w:rPr>
      <w:rFonts w:ascii="Times New Roman" w:hAnsi="Times New Roman"/>
      <w:b/>
      <w:sz w:val="24"/>
      <w:szCs w:val="24"/>
    </w:rPr>
  </w:style>
  <w:style w:type="character" w:customStyle="1" w:styleId="BalloonTextChar">
    <w:name w:val="Balloon Text Char"/>
    <w:basedOn w:val="DefaultParagraphFont"/>
    <w:link w:val="BalloonText"/>
    <w:uiPriority w:val="99"/>
    <w:semiHidden/>
    <w:rsid w:val="000E1B8C"/>
    <w:rPr>
      <w:rFonts w:ascii="Segoe UI" w:hAnsi="Segoe UI" w:cs="Segoe UI"/>
      <w:sz w:val="18"/>
      <w:szCs w:val="18"/>
    </w:rPr>
  </w:style>
  <w:style w:type="paragraph" w:customStyle="1" w:styleId="biasah">
    <w:name w:val="biasah"/>
    <w:basedOn w:val="biasa"/>
    <w:link w:val="biasahChar"/>
    <w:autoRedefine/>
    <w:rsid w:val="00E22963"/>
    <w:pPr>
      <w:ind w:left="360"/>
    </w:pPr>
    <w:rPr>
      <w:b w:val="0"/>
    </w:rPr>
  </w:style>
  <w:style w:type="paragraph" w:customStyle="1" w:styleId="biasay">
    <w:name w:val="biasay"/>
    <w:basedOn w:val="biasah"/>
    <w:link w:val="biasayChar"/>
    <w:qFormat/>
    <w:rsid w:val="00AD673A"/>
    <w:pPr>
      <w:numPr>
        <w:numId w:val="29"/>
      </w:numPr>
    </w:pPr>
    <w:rPr>
      <w:b/>
    </w:rPr>
  </w:style>
  <w:style w:type="character" w:customStyle="1" w:styleId="biasahChar">
    <w:name w:val="biasah Char"/>
    <w:basedOn w:val="headddChar"/>
    <w:link w:val="biasah"/>
    <w:rsid w:val="00E22963"/>
    <w:rPr>
      <w:rFonts w:ascii="Times New Roman" w:hAnsi="Times New Roman"/>
      <w:b w:val="0"/>
      <w:sz w:val="24"/>
      <w:szCs w:val="24"/>
    </w:rPr>
  </w:style>
  <w:style w:type="paragraph" w:customStyle="1" w:styleId="latihan">
    <w:name w:val="latihan"/>
    <w:basedOn w:val="Normal"/>
    <w:link w:val="latihanChar"/>
    <w:qFormat/>
    <w:rsid w:val="00E22963"/>
    <w:rPr>
      <w:b/>
    </w:rPr>
  </w:style>
  <w:style w:type="character" w:customStyle="1" w:styleId="biasayChar">
    <w:name w:val="biasay Char"/>
    <w:basedOn w:val="biasahChar"/>
    <w:link w:val="biasay"/>
    <w:rsid w:val="00AD673A"/>
    <w:rPr>
      <w:rFonts w:ascii="Times New Roman" w:hAnsi="Times New Roman"/>
      <w:b/>
      <w:sz w:val="24"/>
      <w:szCs w:val="24"/>
    </w:rPr>
  </w:style>
  <w:style w:type="paragraph" w:customStyle="1" w:styleId="kesimpulan">
    <w:name w:val="kesimpulan"/>
    <w:basedOn w:val="headdd"/>
    <w:link w:val="kesimpulanChar"/>
    <w:qFormat/>
    <w:rsid w:val="000446F5"/>
  </w:style>
  <w:style w:type="character" w:customStyle="1" w:styleId="latihanChar">
    <w:name w:val="latihan Char"/>
    <w:basedOn w:val="DefaultParagraphFont"/>
    <w:link w:val="latihan"/>
    <w:rsid w:val="00E22963"/>
    <w:rPr>
      <w:rFonts w:ascii="Times New Roman" w:hAnsi="Times New Roman"/>
      <w:b/>
      <w:sz w:val="24"/>
    </w:rPr>
  </w:style>
  <w:style w:type="character" w:customStyle="1" w:styleId="kesimpulanChar">
    <w:name w:val="kesimpulan Char"/>
    <w:basedOn w:val="headddChar"/>
    <w:link w:val="kesimpulan"/>
    <w:rsid w:val="000446F5"/>
    <w:rPr>
      <w:rFonts w:ascii="Times New Roman" w:hAnsi="Times New Roman"/>
      <w:b/>
      <w:sz w:val="24"/>
      <w:szCs w:val="24"/>
    </w:rPr>
  </w:style>
  <w:style w:type="character" w:styleId="UnresolvedMention">
    <w:name w:val="Unresolved Mention"/>
    <w:basedOn w:val="DefaultParagraphFont"/>
    <w:uiPriority w:val="99"/>
    <w:semiHidden/>
    <w:unhideWhenUsed/>
    <w:rsid w:val="001E7F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946231">
      <w:bodyDiv w:val="1"/>
      <w:marLeft w:val="0"/>
      <w:marRight w:val="0"/>
      <w:marTop w:val="0"/>
      <w:marBottom w:val="0"/>
      <w:divBdr>
        <w:top w:val="none" w:sz="0" w:space="0" w:color="auto"/>
        <w:left w:val="none" w:sz="0" w:space="0" w:color="auto"/>
        <w:bottom w:val="none" w:sz="0" w:space="0" w:color="auto"/>
        <w:right w:val="none" w:sz="0" w:space="0" w:color="auto"/>
      </w:divBdr>
    </w:div>
    <w:div w:id="653146472">
      <w:bodyDiv w:val="1"/>
      <w:marLeft w:val="0"/>
      <w:marRight w:val="0"/>
      <w:marTop w:val="0"/>
      <w:marBottom w:val="0"/>
      <w:divBdr>
        <w:top w:val="none" w:sz="0" w:space="0" w:color="auto"/>
        <w:left w:val="none" w:sz="0" w:space="0" w:color="auto"/>
        <w:bottom w:val="none" w:sz="0" w:space="0" w:color="auto"/>
        <w:right w:val="none" w:sz="0" w:space="0" w:color="auto"/>
      </w:divBdr>
    </w:div>
    <w:div w:id="1149590008">
      <w:bodyDiv w:val="1"/>
      <w:marLeft w:val="0"/>
      <w:marRight w:val="0"/>
      <w:marTop w:val="0"/>
      <w:marBottom w:val="0"/>
      <w:divBdr>
        <w:top w:val="none" w:sz="0" w:space="0" w:color="auto"/>
        <w:left w:val="none" w:sz="0" w:space="0" w:color="auto"/>
        <w:bottom w:val="none" w:sz="0" w:space="0" w:color="auto"/>
        <w:right w:val="none" w:sz="0" w:space="0" w:color="auto"/>
      </w:divBdr>
    </w:div>
    <w:div w:id="1227449187">
      <w:bodyDiv w:val="1"/>
      <w:marLeft w:val="0"/>
      <w:marRight w:val="0"/>
      <w:marTop w:val="0"/>
      <w:marBottom w:val="0"/>
      <w:divBdr>
        <w:top w:val="none" w:sz="0" w:space="0" w:color="auto"/>
        <w:left w:val="none" w:sz="0" w:space="0" w:color="auto"/>
        <w:bottom w:val="none" w:sz="0" w:space="0" w:color="auto"/>
        <w:right w:val="none" w:sz="0" w:space="0" w:color="auto"/>
      </w:divBdr>
    </w:div>
    <w:div w:id="1311523477">
      <w:bodyDiv w:val="1"/>
      <w:marLeft w:val="0"/>
      <w:marRight w:val="0"/>
      <w:marTop w:val="0"/>
      <w:marBottom w:val="0"/>
      <w:divBdr>
        <w:top w:val="none" w:sz="0" w:space="0" w:color="auto"/>
        <w:left w:val="none" w:sz="0" w:space="0" w:color="auto"/>
        <w:bottom w:val="none" w:sz="0" w:space="0" w:color="auto"/>
        <w:right w:val="none" w:sz="0" w:space="0" w:color="auto"/>
      </w:divBdr>
    </w:div>
    <w:div w:id="1315521742">
      <w:bodyDiv w:val="1"/>
      <w:marLeft w:val="0"/>
      <w:marRight w:val="0"/>
      <w:marTop w:val="0"/>
      <w:marBottom w:val="0"/>
      <w:divBdr>
        <w:top w:val="none" w:sz="0" w:space="0" w:color="auto"/>
        <w:left w:val="none" w:sz="0" w:space="0" w:color="auto"/>
        <w:bottom w:val="none" w:sz="0" w:space="0" w:color="auto"/>
        <w:right w:val="none" w:sz="0" w:space="0" w:color="auto"/>
      </w:divBdr>
    </w:div>
    <w:div w:id="1422605129">
      <w:bodyDiv w:val="1"/>
      <w:marLeft w:val="0"/>
      <w:marRight w:val="0"/>
      <w:marTop w:val="0"/>
      <w:marBottom w:val="0"/>
      <w:divBdr>
        <w:top w:val="none" w:sz="0" w:space="0" w:color="auto"/>
        <w:left w:val="none" w:sz="0" w:space="0" w:color="auto"/>
        <w:bottom w:val="none" w:sz="0" w:space="0" w:color="auto"/>
        <w:right w:val="none" w:sz="0" w:space="0" w:color="auto"/>
      </w:divBdr>
    </w:div>
    <w:div w:id="1493906146">
      <w:bodyDiv w:val="1"/>
      <w:marLeft w:val="0"/>
      <w:marRight w:val="0"/>
      <w:marTop w:val="0"/>
      <w:marBottom w:val="0"/>
      <w:divBdr>
        <w:top w:val="none" w:sz="0" w:space="0" w:color="auto"/>
        <w:left w:val="none" w:sz="0" w:space="0" w:color="auto"/>
        <w:bottom w:val="none" w:sz="0" w:space="0" w:color="auto"/>
        <w:right w:val="none" w:sz="0" w:space="0" w:color="auto"/>
      </w:divBdr>
    </w:div>
    <w:div w:id="19981491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s://www.figma.com/file/ub16C466784FscIwqXznl7/PDPL-OTA-Searching?type=design&amp;node-id=0%3A1&amp;mode=design&amp;t=pCfJpXruq8bGjcTc-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gssl5XegQP06tWK+F7++eY5K44g==">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</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Sub22</b:Tag>
    <b:SourceType>InternetSite</b:SourceType>
    <b:Guid>{B3936EAA-092C-42B6-BAE2-DDCD943EAE1E}</b:Guid>
    <b:Title>Sublist Search (Search a linked list in another list)</b:Title>
    <b:InternetSiteTitle>geeksforgeeks</b:InternetSiteTitle>
    <b:Year>2022</b:Year>
    <b:Month>October</b:Month>
    <b:Day>20</b:Day>
    <b:URL>https://www.geeksforgeeks.org/sublist-search-search-a-linked-list-in-another-list/</b:URL>
    <b:RefOrder>1</b:RefOrder>
  </b:Source>
  <b:Source>
    <b:Tag>FID19</b:Tag>
    <b:SourceType>InternetSite</b:SourceType>
    <b:Guid>{B1C0FEE2-BE1D-4F1C-BC12-1E6C5F865FCE}</b:Guid>
    <b:Title>Linear Search</b:Title>
    <b:Year>2019</b:Year>
    <b:Author>
      <b:Author>
        <b:NameList>
          <b:Person>
            <b:Last>FIDELSON TANZIL</b:Last>
            <b:First>S.KOM.,</b:First>
            <b:Middle>M.T.I</b:Middle>
          </b:Person>
        </b:NameList>
      </b:Author>
    </b:Author>
    <b:InternetSiteTitle>socs.binus</b:InternetSiteTitle>
    <b:Month>Desember</b:Month>
    <b:Day>26</b:Day>
    <b:URL>https://socs.binus.ac.id/2019/12/26/linear-search/</b:URL>
    <b:RefOrder>2</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0DABE23-16C2-492D-8544-C9D36303B0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679</TotalTime>
  <Pages>1</Pages>
  <Words>177</Words>
  <Characters>1011</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Ganjar Alfian</dc:creator>
  <cp:keywords/>
  <dc:description/>
  <cp:lastModifiedBy>Shyra Athaya</cp:lastModifiedBy>
  <cp:revision>2</cp:revision>
  <cp:lastPrinted>2023-10-18T16:48:00Z</cp:lastPrinted>
  <dcterms:created xsi:type="dcterms:W3CDTF">2023-08-23T03:37:00Z</dcterms:created>
  <dcterms:modified xsi:type="dcterms:W3CDTF">2023-10-23T14:24:00Z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r8>0</vt:r8>
  </property>
  <property fmtid="{D5CDD505-2E9C-101B-9397-08002B2CF9AE}" pid="3" name="LinksUpToDate">
    <vt:bool>false</vt:bool>
  </property>
  <property fmtid="{D5CDD505-2E9C-101B-9397-08002B2CF9AE}" pid="4" name="ScaleCrop">
    <vt:bool>false</vt:bool>
  </property>
</Properties>
</file>