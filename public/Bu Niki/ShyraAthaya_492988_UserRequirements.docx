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FCD3F" w14:textId="57C4EC18" w:rsidR="008E4F43" w:rsidRDefault="00736127" w:rsidP="00BE7700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eastAsia="Times New Roman" w:cs="Times New Roman"/>
          <w:b/>
          <w:color w:val="000000"/>
          <w:sz w:val="32"/>
          <w:szCs w:val="28"/>
        </w:rPr>
      </w:pPr>
      <w:r w:rsidRPr="008E4F43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r w:rsidR="00036BC2">
        <w:rPr>
          <w:rFonts w:eastAsia="Times New Roman" w:cs="Times New Roman"/>
          <w:b/>
          <w:color w:val="000000"/>
          <w:sz w:val="32"/>
          <w:szCs w:val="28"/>
        </w:rPr>
        <w:t xml:space="preserve">PERTEMUAN </w:t>
      </w:r>
      <w:r w:rsidR="00BE7700">
        <w:rPr>
          <w:rFonts w:eastAsia="Times New Roman" w:cs="Times New Roman"/>
          <w:b/>
          <w:color w:val="000000"/>
          <w:sz w:val="32"/>
          <w:szCs w:val="28"/>
        </w:rPr>
        <w:t>8</w:t>
      </w:r>
      <w:r w:rsidR="00E45EDD">
        <w:rPr>
          <w:rFonts w:eastAsia="Times New Roman" w:cs="Times New Roman"/>
          <w:b/>
          <w:color w:val="000000"/>
          <w:sz w:val="32"/>
          <w:szCs w:val="28"/>
        </w:rPr>
        <w:br/>
      </w:r>
      <w:r w:rsidR="00BE7700">
        <w:rPr>
          <w:rFonts w:eastAsia="Times New Roman" w:cs="Times New Roman"/>
          <w:b/>
          <w:color w:val="000000"/>
          <w:sz w:val="32"/>
          <w:szCs w:val="28"/>
        </w:rPr>
        <w:t>DEFINING USER PERSONA</w:t>
      </w:r>
      <w:r w:rsidR="00BE7700">
        <w:rPr>
          <w:rFonts w:eastAsia="Times New Roman" w:cs="Times New Roman"/>
          <w:b/>
          <w:color w:val="000000"/>
          <w:sz w:val="32"/>
          <w:szCs w:val="28"/>
        </w:rPr>
        <w:br/>
        <w:t>USER JOURNEY &amp; USER STORIES</w:t>
      </w:r>
      <w:r w:rsidR="00CE5C85">
        <w:rPr>
          <w:rFonts w:eastAsia="Times New Roman" w:cs="Times New Roman"/>
          <w:b/>
          <w:color w:val="000000"/>
          <w:sz w:val="32"/>
          <w:szCs w:val="28"/>
        </w:rPr>
        <w:br/>
      </w:r>
      <w:r w:rsidR="00FF26AA">
        <w:rPr>
          <w:rFonts w:eastAsia="Times New Roman" w:cs="Times New Roman"/>
          <w:b/>
          <w:color w:val="000000"/>
          <w:sz w:val="32"/>
          <w:szCs w:val="28"/>
        </w:rPr>
        <w:t>PRAKTIKUM DESAIN PERANGKAT LUNAK</w:t>
      </w:r>
    </w:p>
    <w:p w14:paraId="62007C48" w14:textId="38A247F6" w:rsidR="004409BB" w:rsidRPr="00BE7700" w:rsidRDefault="004409BB" w:rsidP="00BE7700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eastAsia="Times New Roman" w:cs="Times New Roman"/>
          <w:b/>
          <w:color w:val="000000"/>
          <w:sz w:val="32"/>
          <w:szCs w:val="28"/>
        </w:rPr>
      </w:pPr>
      <w:r>
        <w:rPr>
          <w:noProof/>
          <w:lang w:eastAsia="ko-KR"/>
        </w:rPr>
        <w:drawing>
          <wp:anchor distT="0" distB="0" distL="114300" distR="114300" simplePos="0" relativeHeight="251658240" behindDoc="0" locked="0" layoutInCell="1" hidden="0" allowOverlap="1" wp14:anchorId="6054218A" wp14:editId="46F5E289">
            <wp:simplePos x="0" y="0"/>
            <wp:positionH relativeFrom="margin">
              <wp:posOffset>1500505</wp:posOffset>
            </wp:positionH>
            <wp:positionV relativeFrom="paragraph">
              <wp:posOffset>273598</wp:posOffset>
            </wp:positionV>
            <wp:extent cx="2926080" cy="2869565"/>
            <wp:effectExtent l="0" t="0" r="7620" b="6985"/>
            <wp:wrapTopAndBottom distT="0" dist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86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2753F" w14:textId="1AC2680C" w:rsidR="00CE54D1" w:rsidRDefault="00DF3145" w:rsidP="00CE54D1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977"/>
        <w:jc w:val="left"/>
        <w:rPr>
          <w:rFonts w:eastAsia="Times New Roman" w:cs="Times New Roman"/>
          <w:color w:val="000000"/>
          <w:sz w:val="32"/>
          <w:szCs w:val="28"/>
        </w:rPr>
      </w:pPr>
      <w:r w:rsidRPr="008E4F43">
        <w:rPr>
          <w:rFonts w:eastAsia="Times New Roman" w:cs="Times New Roman"/>
          <w:color w:val="000000"/>
          <w:sz w:val="32"/>
          <w:szCs w:val="28"/>
        </w:rPr>
        <w:t>Nama</w:t>
      </w:r>
      <w:r w:rsidRPr="008E4F43">
        <w:rPr>
          <w:rFonts w:eastAsia="Times New Roman" w:cs="Times New Roman"/>
          <w:color w:val="000000"/>
          <w:sz w:val="32"/>
          <w:szCs w:val="28"/>
        </w:rPr>
        <w:tab/>
        <w:t>: Shyra Athaya</w:t>
      </w:r>
      <w:r w:rsidRPr="008E4F43">
        <w:rPr>
          <w:rFonts w:eastAsia="Times New Roman" w:cs="Times New Roman"/>
          <w:color w:val="000000"/>
          <w:sz w:val="32"/>
          <w:szCs w:val="28"/>
        </w:rPr>
        <w:br/>
        <w:t>NIM</w:t>
      </w:r>
      <w:r w:rsidR="00CF2FA1">
        <w:rPr>
          <w:rFonts w:eastAsia="Times New Roman" w:cs="Times New Roman"/>
          <w:color w:val="000000"/>
          <w:sz w:val="32"/>
          <w:szCs w:val="28"/>
        </w:rPr>
        <w:tab/>
      </w:r>
      <w:r w:rsidRPr="008E4F43">
        <w:rPr>
          <w:rFonts w:eastAsia="Times New Roman" w:cs="Times New Roman"/>
          <w:color w:val="000000"/>
          <w:sz w:val="32"/>
          <w:szCs w:val="28"/>
        </w:rPr>
        <w:tab/>
        <w:t>: 22/492988/SV/20641</w:t>
      </w:r>
    </w:p>
    <w:p w14:paraId="62C2D59C" w14:textId="77777777" w:rsidR="004409BB" w:rsidRPr="008E4F43" w:rsidRDefault="004409BB" w:rsidP="00CE54D1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977"/>
        <w:jc w:val="center"/>
        <w:rPr>
          <w:rFonts w:eastAsia="Times New Roman" w:cs="Times New Roman"/>
          <w:color w:val="000000"/>
          <w:sz w:val="32"/>
          <w:szCs w:val="28"/>
        </w:rPr>
      </w:pPr>
    </w:p>
    <w:p w14:paraId="25450EA0" w14:textId="44AF69C8" w:rsidR="002639D5" w:rsidRPr="003B5CD1" w:rsidRDefault="00736127" w:rsidP="003B5CD1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933" w:right="95"/>
        <w:jc w:val="center"/>
        <w:rPr>
          <w:rFonts w:eastAsia="Times New Roman" w:cs="Times New Roman"/>
          <w:b/>
          <w:color w:val="000000"/>
          <w:sz w:val="28"/>
          <w:szCs w:val="24"/>
        </w:rPr>
        <w:sectPr w:rsidR="002639D5" w:rsidRPr="003B5CD1" w:rsidSect="002639D5">
          <w:headerReference w:type="default" r:id="rId10"/>
          <w:footerReference w:type="default" r:id="rId11"/>
          <w:pgSz w:w="11906" w:h="16838"/>
          <w:pgMar w:top="1440" w:right="1440" w:bottom="1440" w:left="1440" w:header="720" w:footer="720" w:gutter="0"/>
          <w:pgNumType w:start="1"/>
          <w:cols w:space="720"/>
          <w:titlePg/>
          <w:docGrid w:linePitch="326"/>
        </w:sectPr>
      </w:pPr>
      <w:r w:rsidRPr="008E4F43">
        <w:rPr>
          <w:rFonts w:eastAsia="Times New Roman" w:cs="Times New Roman"/>
          <w:b/>
          <w:color w:val="000000"/>
          <w:sz w:val="28"/>
          <w:szCs w:val="24"/>
        </w:rPr>
        <w:t>PROGRAM STUDI D4 TEKNOLOGI REKAYASA PERANGKAT LUNAK</w:t>
      </w:r>
      <w:r w:rsidR="00DF3145" w:rsidRPr="008E4F43">
        <w:rPr>
          <w:rFonts w:eastAsia="Times New Roman" w:cs="Times New Roman"/>
          <w:color w:val="000000"/>
          <w:sz w:val="28"/>
          <w:szCs w:val="24"/>
        </w:rPr>
        <w:br/>
      </w:r>
      <w:r w:rsidRPr="008E4F43">
        <w:rPr>
          <w:rFonts w:eastAsia="Times New Roman" w:cs="Times New Roman"/>
          <w:b/>
          <w:color w:val="000000"/>
          <w:sz w:val="28"/>
          <w:szCs w:val="24"/>
        </w:rPr>
        <w:t>DEPARTEMEN TEKNIK ELEKTRO DAN INFORMATIKA</w:t>
      </w:r>
      <w:r w:rsidR="00DF3145" w:rsidRPr="008E4F43">
        <w:rPr>
          <w:rFonts w:eastAsia="Times New Roman" w:cs="Times New Roman"/>
          <w:color w:val="000000"/>
          <w:sz w:val="28"/>
          <w:szCs w:val="24"/>
        </w:rPr>
        <w:br/>
      </w:r>
      <w:r w:rsidRPr="008E4F43">
        <w:rPr>
          <w:rFonts w:eastAsia="Times New Roman" w:cs="Times New Roman"/>
          <w:b/>
          <w:color w:val="000000"/>
          <w:sz w:val="28"/>
          <w:szCs w:val="24"/>
        </w:rPr>
        <w:t>SEKOLAH VOKASI</w:t>
      </w:r>
      <w:r w:rsidR="00DF3145" w:rsidRPr="008E4F43">
        <w:rPr>
          <w:rFonts w:eastAsia="Times New Roman" w:cs="Times New Roman"/>
          <w:color w:val="000000"/>
          <w:sz w:val="28"/>
          <w:szCs w:val="24"/>
        </w:rPr>
        <w:br/>
      </w:r>
      <w:r w:rsidRPr="008E4F43">
        <w:rPr>
          <w:rFonts w:eastAsia="Times New Roman" w:cs="Times New Roman"/>
          <w:b/>
          <w:color w:val="000000"/>
          <w:sz w:val="28"/>
          <w:szCs w:val="24"/>
        </w:rPr>
        <w:t xml:space="preserve">UNIVERSITAS GADJAH MADA </w:t>
      </w:r>
      <w:r w:rsidR="00DF3145" w:rsidRPr="008E4F43">
        <w:rPr>
          <w:rFonts w:eastAsia="Times New Roman" w:cs="Times New Roman"/>
          <w:b/>
          <w:color w:val="000000"/>
          <w:sz w:val="28"/>
          <w:szCs w:val="24"/>
        </w:rPr>
        <w:br/>
      </w:r>
      <w:r w:rsidRPr="008E4F43">
        <w:rPr>
          <w:rFonts w:eastAsia="Times New Roman" w:cs="Times New Roman"/>
          <w:b/>
          <w:color w:val="000000"/>
          <w:sz w:val="28"/>
          <w:szCs w:val="24"/>
        </w:rPr>
        <w:t>YOGYAKARTA</w:t>
      </w:r>
      <w:r w:rsidR="00DF3145" w:rsidRPr="008E4F43">
        <w:rPr>
          <w:rFonts w:eastAsia="Times New Roman" w:cs="Times New Roman"/>
          <w:color w:val="000000"/>
          <w:sz w:val="28"/>
          <w:szCs w:val="24"/>
        </w:rPr>
        <w:br/>
      </w:r>
      <w:r w:rsidRPr="008E4F43">
        <w:rPr>
          <w:rFonts w:eastAsia="Times New Roman" w:cs="Times New Roman"/>
          <w:b/>
          <w:color w:val="000000"/>
          <w:sz w:val="28"/>
          <w:szCs w:val="24"/>
        </w:rPr>
        <w:t>202</w:t>
      </w:r>
    </w:p>
    <w:p w14:paraId="62A2D091" w14:textId="7043BA97" w:rsidR="001E7F1F" w:rsidRDefault="00BE7700" w:rsidP="00FF26AA">
      <w:pPr>
        <w:pStyle w:val="ListParagraph"/>
        <w:ind w:left="360"/>
        <w:rPr>
          <w:b/>
        </w:rPr>
      </w:pPr>
      <w:r>
        <w:rPr>
          <w:b/>
        </w:rPr>
        <w:lastRenderedPageBreak/>
        <w:t>USER PERSONA</w:t>
      </w:r>
      <w:r w:rsidR="009F6B93">
        <w:rPr>
          <w:b/>
        </w:rPr>
        <w:t xml:space="preserve"> - 1</w:t>
      </w:r>
    </w:p>
    <w:p w14:paraId="19359070" w14:textId="77777777" w:rsidR="00BE7700" w:rsidRDefault="00BE7700" w:rsidP="00FF26AA">
      <w:pPr>
        <w:pStyle w:val="ListParagraph"/>
        <w:ind w:left="360"/>
        <w:rPr>
          <w:b/>
        </w:rPr>
      </w:pPr>
    </w:p>
    <w:p w14:paraId="68D45D2C" w14:textId="672DB35C" w:rsidR="00563E2A" w:rsidRDefault="00563E2A" w:rsidP="00FF26AA">
      <w:pPr>
        <w:pStyle w:val="ListParagraph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5F46B918" wp14:editId="4948B64B">
            <wp:extent cx="5724525" cy="3219450"/>
            <wp:effectExtent l="0" t="0" r="0" b="0"/>
            <wp:docPr id="344408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8B96" w14:textId="77777777" w:rsidR="00563E2A" w:rsidRDefault="00563E2A" w:rsidP="00FF26AA">
      <w:pPr>
        <w:pStyle w:val="ListParagraph"/>
        <w:ind w:left="360"/>
        <w:rPr>
          <w:b/>
        </w:rPr>
      </w:pPr>
    </w:p>
    <w:p w14:paraId="7A6003B8" w14:textId="77777777" w:rsidR="00563E2A" w:rsidRDefault="00563E2A" w:rsidP="00FF26AA">
      <w:pPr>
        <w:pStyle w:val="ListParagraph"/>
        <w:ind w:left="360"/>
        <w:rPr>
          <w:b/>
        </w:rPr>
      </w:pPr>
    </w:p>
    <w:p w14:paraId="2F68EBE0" w14:textId="77777777" w:rsidR="00563E2A" w:rsidRDefault="00563E2A" w:rsidP="00FF26AA">
      <w:pPr>
        <w:pStyle w:val="ListParagraph"/>
        <w:ind w:left="360"/>
        <w:rPr>
          <w:b/>
        </w:rPr>
      </w:pPr>
    </w:p>
    <w:p w14:paraId="20CEB505" w14:textId="2A3D50E3" w:rsidR="00BE7700" w:rsidRDefault="00BE7700" w:rsidP="00BE7700">
      <w:pPr>
        <w:pStyle w:val="ListParagraph"/>
        <w:ind w:left="360"/>
        <w:rPr>
          <w:b/>
        </w:rPr>
      </w:pPr>
      <w:r>
        <w:rPr>
          <w:b/>
        </w:rPr>
        <w:t>USER JOURNEY</w:t>
      </w:r>
      <w:r w:rsidR="009F6B93">
        <w:rPr>
          <w:b/>
        </w:rPr>
        <w:t xml:space="preserve"> - </w:t>
      </w:r>
      <w:r w:rsidR="00F81810">
        <w:rPr>
          <w:b/>
        </w:rPr>
        <w:t>1</w:t>
      </w:r>
    </w:p>
    <w:p w14:paraId="56DD809C" w14:textId="77777777" w:rsidR="00563E2A" w:rsidRDefault="00563E2A" w:rsidP="00BE7700">
      <w:pPr>
        <w:pStyle w:val="ListParagraph"/>
        <w:ind w:left="360"/>
        <w:rPr>
          <w:b/>
        </w:rPr>
      </w:pPr>
    </w:p>
    <w:p w14:paraId="269A100C" w14:textId="513DC202" w:rsidR="00563E2A" w:rsidRPr="00563E2A" w:rsidRDefault="00563E2A" w:rsidP="00563E2A">
      <w:pPr>
        <w:pStyle w:val="ListParagraph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6E58255A" wp14:editId="469DDB8A">
            <wp:extent cx="5724525" cy="4295775"/>
            <wp:effectExtent l="0" t="0" r="0" b="0"/>
            <wp:docPr id="112604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8A02" w14:textId="77777777" w:rsidR="00563E2A" w:rsidRDefault="00563E2A" w:rsidP="00BE7700">
      <w:pPr>
        <w:pStyle w:val="ListParagraph"/>
        <w:ind w:left="360"/>
        <w:rPr>
          <w:b/>
        </w:rPr>
      </w:pPr>
    </w:p>
    <w:p w14:paraId="5A1D1CCA" w14:textId="09EBAA31" w:rsidR="00BE7700" w:rsidRPr="00BE7700" w:rsidRDefault="00BE7700" w:rsidP="00BE7700">
      <w:pPr>
        <w:pStyle w:val="ListParagraph"/>
        <w:ind w:left="360"/>
        <w:rPr>
          <w:b/>
        </w:rPr>
      </w:pPr>
      <w:r>
        <w:rPr>
          <w:b/>
        </w:rPr>
        <w:t>USER STORY</w:t>
      </w:r>
      <w:r w:rsidR="009F6B93">
        <w:rPr>
          <w:b/>
        </w:rPr>
        <w:t xml:space="preserve"> - </w:t>
      </w:r>
      <w:r w:rsidR="00F81810">
        <w:rPr>
          <w:b/>
        </w:rPr>
        <w:t>1</w:t>
      </w:r>
    </w:p>
    <w:p w14:paraId="311EF01E" w14:textId="77777777" w:rsidR="00FF26AA" w:rsidRPr="00397C2C" w:rsidRDefault="00FF26AA" w:rsidP="00FF26AA">
      <w:pPr>
        <w:pStyle w:val="ListParagraph"/>
        <w:ind w:left="360"/>
        <w:rPr>
          <w:b/>
        </w:rPr>
      </w:pPr>
    </w:p>
    <w:p w14:paraId="03AE9ABD" w14:textId="77777777" w:rsidR="00827C20" w:rsidRPr="00827C20" w:rsidRDefault="00827C20" w:rsidP="00827C20">
      <w:pPr>
        <w:pStyle w:val="ListParagraph"/>
        <w:numPr>
          <w:ilvl w:val="0"/>
          <w:numId w:val="40"/>
        </w:numPr>
        <w:spacing w:line="360" w:lineRule="auto"/>
        <w:ind w:left="720"/>
      </w:pPr>
      <w:r w:rsidRPr="00827C20">
        <w:t>Sebagai manajer anggaran, saya ingin melacak anggaran dengan mudah, sehingga saya dapat menghemat waktu dan menganalisis data yang kompleks dengan efisien.</w:t>
      </w:r>
    </w:p>
    <w:p w14:paraId="5C72F344" w14:textId="77777777" w:rsidR="00827C20" w:rsidRPr="00827C20" w:rsidRDefault="00827C20" w:rsidP="00827C20">
      <w:pPr>
        <w:pStyle w:val="ListParagraph"/>
        <w:spacing w:line="360" w:lineRule="auto"/>
      </w:pPr>
    </w:p>
    <w:p w14:paraId="40EB50CB" w14:textId="1EE019B9" w:rsidR="00827C20" w:rsidRDefault="00827C20" w:rsidP="00827C20">
      <w:pPr>
        <w:pStyle w:val="ListParagraph"/>
        <w:numPr>
          <w:ilvl w:val="0"/>
          <w:numId w:val="40"/>
        </w:numPr>
        <w:spacing w:line="360" w:lineRule="auto"/>
        <w:ind w:left="720"/>
      </w:pPr>
      <w:r w:rsidRPr="00827C20">
        <w:t>Sebagai manajer anggaran, saya ingin menyaring dan mengelompokkan data keuangan berdasarkan kriteria tertentu, sehingga saya dapat melakukan analisis dengan efisien.</w:t>
      </w:r>
    </w:p>
    <w:p w14:paraId="3616767B" w14:textId="77777777" w:rsidR="009F6B93" w:rsidRDefault="009F6B93" w:rsidP="009F6B93">
      <w:pPr>
        <w:spacing w:line="360" w:lineRule="auto"/>
      </w:pPr>
    </w:p>
    <w:p w14:paraId="09917D8B" w14:textId="77777777" w:rsidR="009F6B93" w:rsidRDefault="009F6B93" w:rsidP="009F6B93">
      <w:pPr>
        <w:pStyle w:val="ListParagraph"/>
      </w:pPr>
    </w:p>
    <w:p w14:paraId="44F05340" w14:textId="7DC28579" w:rsidR="009F6B93" w:rsidRDefault="009F6B93" w:rsidP="009F6B93">
      <w:pPr>
        <w:pStyle w:val="ListParagraph"/>
        <w:ind w:left="360"/>
        <w:rPr>
          <w:b/>
        </w:rPr>
      </w:pPr>
      <w:r>
        <w:rPr>
          <w:b/>
        </w:rPr>
        <w:t xml:space="preserve">USER PERSONA - </w:t>
      </w:r>
      <w:r>
        <w:rPr>
          <w:b/>
        </w:rPr>
        <w:t>2</w:t>
      </w:r>
    </w:p>
    <w:p w14:paraId="52B68B33" w14:textId="77777777" w:rsidR="009F6B93" w:rsidRDefault="009F6B93" w:rsidP="009F6B93">
      <w:pPr>
        <w:pStyle w:val="ListParagraph"/>
        <w:ind w:left="360"/>
        <w:rPr>
          <w:b/>
        </w:rPr>
      </w:pPr>
    </w:p>
    <w:p w14:paraId="40071246" w14:textId="5BA26192" w:rsidR="009F6B93" w:rsidRDefault="009F6B93" w:rsidP="009F6B93">
      <w:pPr>
        <w:pStyle w:val="ListParagraph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1B6EB640" wp14:editId="1B9344E1">
            <wp:extent cx="5727700" cy="3213100"/>
            <wp:effectExtent l="0" t="0" r="0" b="0"/>
            <wp:docPr id="269378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CCBC" w14:textId="77777777" w:rsidR="009F6B93" w:rsidRDefault="009F6B93" w:rsidP="009F6B93">
      <w:pPr>
        <w:pStyle w:val="ListParagraph"/>
        <w:ind w:left="360"/>
        <w:rPr>
          <w:b/>
        </w:rPr>
      </w:pPr>
    </w:p>
    <w:p w14:paraId="617DE3A1" w14:textId="77777777" w:rsidR="00661C33" w:rsidRDefault="00661C33" w:rsidP="009F6B93">
      <w:pPr>
        <w:pStyle w:val="ListParagraph"/>
        <w:ind w:left="360"/>
        <w:rPr>
          <w:b/>
        </w:rPr>
      </w:pPr>
    </w:p>
    <w:p w14:paraId="726B9659" w14:textId="77777777" w:rsidR="00661C33" w:rsidRDefault="00661C33" w:rsidP="009F6B93">
      <w:pPr>
        <w:pStyle w:val="ListParagraph"/>
        <w:ind w:left="360"/>
        <w:rPr>
          <w:b/>
        </w:rPr>
      </w:pPr>
    </w:p>
    <w:p w14:paraId="0AE9BABB" w14:textId="77777777" w:rsidR="00661C33" w:rsidRDefault="00661C33" w:rsidP="009F6B93">
      <w:pPr>
        <w:pStyle w:val="ListParagraph"/>
        <w:ind w:left="360"/>
        <w:rPr>
          <w:b/>
        </w:rPr>
      </w:pPr>
    </w:p>
    <w:p w14:paraId="68A8FE88" w14:textId="77777777" w:rsidR="00661C33" w:rsidRDefault="00661C33" w:rsidP="009F6B93">
      <w:pPr>
        <w:pStyle w:val="ListParagraph"/>
        <w:ind w:left="360"/>
        <w:rPr>
          <w:b/>
        </w:rPr>
      </w:pPr>
    </w:p>
    <w:p w14:paraId="5B2DD0DF" w14:textId="77777777" w:rsidR="00661C33" w:rsidRDefault="00661C33" w:rsidP="009F6B93">
      <w:pPr>
        <w:pStyle w:val="ListParagraph"/>
        <w:ind w:left="360"/>
        <w:rPr>
          <w:b/>
        </w:rPr>
      </w:pPr>
    </w:p>
    <w:p w14:paraId="73D01307" w14:textId="77777777" w:rsidR="00661C33" w:rsidRDefault="00661C33" w:rsidP="009F6B93">
      <w:pPr>
        <w:pStyle w:val="ListParagraph"/>
        <w:ind w:left="360"/>
        <w:rPr>
          <w:b/>
        </w:rPr>
      </w:pPr>
    </w:p>
    <w:p w14:paraId="3B89398E" w14:textId="77777777" w:rsidR="00661C33" w:rsidRDefault="00661C33" w:rsidP="009F6B93">
      <w:pPr>
        <w:pStyle w:val="ListParagraph"/>
        <w:ind w:left="360"/>
        <w:rPr>
          <w:b/>
        </w:rPr>
      </w:pPr>
    </w:p>
    <w:p w14:paraId="1B2511D1" w14:textId="77777777" w:rsidR="00661C33" w:rsidRDefault="00661C33" w:rsidP="009F6B93">
      <w:pPr>
        <w:pStyle w:val="ListParagraph"/>
        <w:ind w:left="360"/>
        <w:rPr>
          <w:b/>
        </w:rPr>
      </w:pPr>
    </w:p>
    <w:p w14:paraId="61D8300F" w14:textId="77777777" w:rsidR="00661C33" w:rsidRDefault="00661C33" w:rsidP="009F6B93">
      <w:pPr>
        <w:pStyle w:val="ListParagraph"/>
        <w:ind w:left="360"/>
        <w:rPr>
          <w:b/>
        </w:rPr>
      </w:pPr>
    </w:p>
    <w:p w14:paraId="6E9109DC" w14:textId="77777777" w:rsidR="00661C33" w:rsidRDefault="00661C33" w:rsidP="009F6B93">
      <w:pPr>
        <w:pStyle w:val="ListParagraph"/>
        <w:ind w:left="360"/>
        <w:rPr>
          <w:b/>
        </w:rPr>
      </w:pPr>
    </w:p>
    <w:p w14:paraId="644E3215" w14:textId="77777777" w:rsidR="00661C33" w:rsidRDefault="00661C33" w:rsidP="009F6B93">
      <w:pPr>
        <w:pStyle w:val="ListParagraph"/>
        <w:ind w:left="360"/>
        <w:rPr>
          <w:b/>
        </w:rPr>
      </w:pPr>
    </w:p>
    <w:p w14:paraId="1CD7F295" w14:textId="77777777" w:rsidR="00661C33" w:rsidRDefault="00661C33" w:rsidP="009F6B93">
      <w:pPr>
        <w:pStyle w:val="ListParagraph"/>
        <w:ind w:left="360"/>
        <w:rPr>
          <w:b/>
        </w:rPr>
      </w:pPr>
    </w:p>
    <w:p w14:paraId="4EF88C9F" w14:textId="77777777" w:rsidR="00661C33" w:rsidRDefault="00661C33" w:rsidP="009F6B93">
      <w:pPr>
        <w:pStyle w:val="ListParagraph"/>
        <w:ind w:left="360"/>
        <w:rPr>
          <w:b/>
        </w:rPr>
      </w:pPr>
    </w:p>
    <w:p w14:paraId="5E78812D" w14:textId="77777777" w:rsidR="00661C33" w:rsidRDefault="00661C33" w:rsidP="009F6B93">
      <w:pPr>
        <w:pStyle w:val="ListParagraph"/>
        <w:ind w:left="360"/>
        <w:rPr>
          <w:b/>
        </w:rPr>
      </w:pPr>
    </w:p>
    <w:p w14:paraId="60E70702" w14:textId="77777777" w:rsidR="009F6B93" w:rsidRPr="009F6B93" w:rsidRDefault="009F6B93" w:rsidP="009F6B93">
      <w:pPr>
        <w:rPr>
          <w:b/>
        </w:rPr>
      </w:pPr>
    </w:p>
    <w:p w14:paraId="1A04B264" w14:textId="77777777" w:rsidR="009F6B93" w:rsidRDefault="009F6B93" w:rsidP="009F6B93">
      <w:pPr>
        <w:pStyle w:val="ListParagraph"/>
        <w:ind w:left="360"/>
        <w:rPr>
          <w:b/>
        </w:rPr>
      </w:pPr>
      <w:r>
        <w:rPr>
          <w:b/>
        </w:rPr>
        <w:t>USER JOURNEY - 2</w:t>
      </w:r>
    </w:p>
    <w:p w14:paraId="413C77ED" w14:textId="64F21326" w:rsidR="009F6B93" w:rsidRDefault="00661C33" w:rsidP="009F6B93">
      <w:pPr>
        <w:pStyle w:val="ListParagraph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4519E417" wp14:editId="23BEACA6">
            <wp:extent cx="5727700" cy="4292600"/>
            <wp:effectExtent l="0" t="0" r="0" b="0"/>
            <wp:docPr id="46273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9185" w14:textId="35D59782" w:rsidR="009F6B93" w:rsidRPr="00563E2A" w:rsidRDefault="009F6B93" w:rsidP="009F6B93">
      <w:pPr>
        <w:pStyle w:val="ListParagraph"/>
        <w:ind w:left="360"/>
        <w:rPr>
          <w:b/>
        </w:rPr>
      </w:pPr>
    </w:p>
    <w:p w14:paraId="4DC86DA9" w14:textId="77777777" w:rsidR="009F6B93" w:rsidRDefault="009F6B93" w:rsidP="009F6B93">
      <w:pPr>
        <w:pStyle w:val="ListParagraph"/>
        <w:ind w:left="360"/>
        <w:rPr>
          <w:b/>
        </w:rPr>
      </w:pPr>
    </w:p>
    <w:p w14:paraId="1D23DE23" w14:textId="6C861B57" w:rsidR="009F6B93" w:rsidRPr="00BE7700" w:rsidRDefault="009F6B93" w:rsidP="009F6B93">
      <w:pPr>
        <w:pStyle w:val="ListParagraph"/>
        <w:ind w:left="360"/>
        <w:rPr>
          <w:b/>
        </w:rPr>
      </w:pPr>
      <w:r>
        <w:rPr>
          <w:b/>
        </w:rPr>
        <w:t xml:space="preserve">USER STORY - </w:t>
      </w:r>
      <w:r w:rsidR="00F81810">
        <w:rPr>
          <w:b/>
        </w:rPr>
        <w:t>2</w:t>
      </w:r>
    </w:p>
    <w:p w14:paraId="040DB438" w14:textId="77777777" w:rsidR="009F6B93" w:rsidRPr="00397C2C" w:rsidRDefault="009F6B93" w:rsidP="009F6B93">
      <w:pPr>
        <w:pStyle w:val="ListParagraph"/>
        <w:ind w:left="360"/>
        <w:rPr>
          <w:b/>
        </w:rPr>
      </w:pPr>
    </w:p>
    <w:p w14:paraId="401F3DC5" w14:textId="4791B03F" w:rsidR="009F6B93" w:rsidRPr="00827C20" w:rsidRDefault="00F51072" w:rsidP="00F51072">
      <w:pPr>
        <w:pStyle w:val="ListParagraph"/>
        <w:numPr>
          <w:ilvl w:val="0"/>
          <w:numId w:val="41"/>
        </w:numPr>
        <w:spacing w:line="360" w:lineRule="auto"/>
      </w:pPr>
      <w:r>
        <w:t xml:space="preserve">Sebagai </w:t>
      </w:r>
      <w:r>
        <w:t>administrator</w:t>
      </w:r>
      <w:r>
        <w:t>, saya ingin dapat dengan mudah memasukkan dan mengolah data baru serta membuat perubahan dengan cepat sehingga pengerjaan lebih efisien</w:t>
      </w:r>
      <w:r>
        <w:t>, sehingga s</w:t>
      </w:r>
      <w:r>
        <w:t>aya dapat mencapainya melalui fitur import dan edit data.</w:t>
      </w:r>
    </w:p>
    <w:p w14:paraId="1E875477" w14:textId="77777777" w:rsidR="00827C20" w:rsidRPr="00827C20" w:rsidRDefault="00827C20" w:rsidP="00827C20">
      <w:pPr>
        <w:pStyle w:val="ListParagraph"/>
        <w:spacing w:line="360" w:lineRule="auto"/>
      </w:pPr>
    </w:p>
    <w:p w14:paraId="6AC3A8B7" w14:textId="77777777" w:rsidR="00FF26AA" w:rsidRDefault="00FF26AA" w:rsidP="00D36C65"/>
    <w:p w14:paraId="0995A37D" w14:textId="4CAD9600" w:rsidR="00E727E0" w:rsidRDefault="00E727E0" w:rsidP="003B5CD1">
      <w:pPr>
        <w:pStyle w:val="dafpus"/>
        <w:rPr>
          <w:b w:val="0"/>
        </w:rPr>
      </w:pPr>
    </w:p>
    <w:sectPr w:rsidR="00E72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99F1E" w14:textId="77777777" w:rsidR="00B12832" w:rsidRDefault="00B12832">
      <w:r>
        <w:separator/>
      </w:r>
    </w:p>
  </w:endnote>
  <w:endnote w:type="continuationSeparator" w:id="0">
    <w:p w14:paraId="084C51A8" w14:textId="77777777" w:rsidR="00B12832" w:rsidRDefault="00B12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89008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79DCC9" w14:textId="07F7E78A" w:rsidR="002639D5" w:rsidRDefault="002639D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375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39437717" w14:textId="77777777" w:rsidR="002639D5" w:rsidRDefault="002639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B87E1" w14:textId="77777777" w:rsidR="00B12832" w:rsidRDefault="00B12832">
      <w:r>
        <w:separator/>
      </w:r>
    </w:p>
  </w:footnote>
  <w:footnote w:type="continuationSeparator" w:id="0">
    <w:p w14:paraId="30379CE6" w14:textId="77777777" w:rsidR="00B12832" w:rsidRDefault="00B128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oog_rdk_6"/>
      <w:id w:val="-1532100310"/>
    </w:sdtPr>
    <w:sdtContent>
      <w:p w14:paraId="462BE473" w14:textId="77777777" w:rsidR="00282E18" w:rsidRDefault="00000000">
        <w:pPr>
          <w:rPr>
            <w:ins w:id="0" w:author="Shyra Athaya" w:date="2022-08-24T05:17:00Z"/>
            <w:rFonts w:eastAsia="Times New Roman" w:cs="Times New Roman"/>
            <w:color w:val="000000"/>
            <w:szCs w:val="24"/>
          </w:rPr>
        </w:pPr>
        <w:sdt>
          <w:sdtPr>
            <w:tag w:val="goog_rdk_5"/>
            <w:id w:val="-605502891"/>
          </w:sdtPr>
          <w:sdtContent/>
        </w:sdt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0DFB"/>
    <w:multiLevelType w:val="hybridMultilevel"/>
    <w:tmpl w:val="668A4E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20525"/>
    <w:multiLevelType w:val="hybridMultilevel"/>
    <w:tmpl w:val="3DFC73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226E9"/>
    <w:multiLevelType w:val="hybridMultilevel"/>
    <w:tmpl w:val="E30622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5F36CB3"/>
    <w:multiLevelType w:val="multilevel"/>
    <w:tmpl w:val="D018DF48"/>
    <w:lvl w:ilvl="0">
      <w:numFmt w:val="bullet"/>
      <w:lvlText w:val="•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◦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•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◦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5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•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◦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8"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8AA246E"/>
    <w:multiLevelType w:val="multilevel"/>
    <w:tmpl w:val="9830F80A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9396DB4"/>
    <w:multiLevelType w:val="hybridMultilevel"/>
    <w:tmpl w:val="29562AB0"/>
    <w:lvl w:ilvl="0" w:tplc="3600287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0021C"/>
    <w:multiLevelType w:val="hybridMultilevel"/>
    <w:tmpl w:val="21A63F4E"/>
    <w:lvl w:ilvl="0" w:tplc="CBB6A9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0CF068D"/>
    <w:multiLevelType w:val="hybridMultilevel"/>
    <w:tmpl w:val="01CC694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023FF5"/>
    <w:multiLevelType w:val="multilevel"/>
    <w:tmpl w:val="D9A29A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3752FB6"/>
    <w:multiLevelType w:val="hybridMultilevel"/>
    <w:tmpl w:val="CED41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640733"/>
    <w:multiLevelType w:val="hybridMultilevel"/>
    <w:tmpl w:val="BDEED4C0"/>
    <w:lvl w:ilvl="0" w:tplc="CBB6A9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5343223"/>
    <w:multiLevelType w:val="hybridMultilevel"/>
    <w:tmpl w:val="1506F958"/>
    <w:lvl w:ilvl="0" w:tplc="1518A2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692C0B"/>
    <w:multiLevelType w:val="hybridMultilevel"/>
    <w:tmpl w:val="D33E74E0"/>
    <w:lvl w:ilvl="0" w:tplc="1518A2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144145"/>
    <w:multiLevelType w:val="hybridMultilevel"/>
    <w:tmpl w:val="8CE0D1C0"/>
    <w:lvl w:ilvl="0" w:tplc="98184A9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3325E0"/>
    <w:multiLevelType w:val="hybridMultilevel"/>
    <w:tmpl w:val="1506F958"/>
    <w:lvl w:ilvl="0" w:tplc="1518A2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0862D3"/>
    <w:multiLevelType w:val="hybridMultilevel"/>
    <w:tmpl w:val="F97CCB0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1F747C9"/>
    <w:multiLevelType w:val="hybridMultilevel"/>
    <w:tmpl w:val="7F787BEA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28D95A1D"/>
    <w:multiLevelType w:val="hybridMultilevel"/>
    <w:tmpl w:val="D20499A2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29369A9"/>
    <w:multiLevelType w:val="hybridMultilevel"/>
    <w:tmpl w:val="105C0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3E15DF"/>
    <w:multiLevelType w:val="hybridMultilevel"/>
    <w:tmpl w:val="AC2A39B6"/>
    <w:lvl w:ilvl="0" w:tplc="1518A2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49272E"/>
    <w:multiLevelType w:val="multilevel"/>
    <w:tmpl w:val="953A814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BF72D0C"/>
    <w:multiLevelType w:val="hybridMultilevel"/>
    <w:tmpl w:val="CA525C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0A7871"/>
    <w:multiLevelType w:val="hybridMultilevel"/>
    <w:tmpl w:val="D5664B0E"/>
    <w:lvl w:ilvl="0" w:tplc="CBB6A9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0316571"/>
    <w:multiLevelType w:val="hybridMultilevel"/>
    <w:tmpl w:val="A5CC35AA"/>
    <w:lvl w:ilvl="0" w:tplc="98184A9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FB08B0"/>
    <w:multiLevelType w:val="hybridMultilevel"/>
    <w:tmpl w:val="7CE6FC2A"/>
    <w:lvl w:ilvl="0" w:tplc="973C7A9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A4299"/>
    <w:multiLevelType w:val="hybridMultilevel"/>
    <w:tmpl w:val="0D2E1126"/>
    <w:lvl w:ilvl="0" w:tplc="5BF0872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4D286F"/>
    <w:multiLevelType w:val="hybridMultilevel"/>
    <w:tmpl w:val="BE903AFE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5DEA28C4"/>
    <w:multiLevelType w:val="hybridMultilevel"/>
    <w:tmpl w:val="20AA6176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8" w15:restartNumberingAfterBreak="0">
    <w:nsid w:val="5F504D6D"/>
    <w:multiLevelType w:val="hybridMultilevel"/>
    <w:tmpl w:val="3F8AF5E2"/>
    <w:lvl w:ilvl="0" w:tplc="04090019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5930E0"/>
    <w:multiLevelType w:val="hybridMultilevel"/>
    <w:tmpl w:val="0BD2C04E"/>
    <w:lvl w:ilvl="0" w:tplc="25CA2EB6">
      <w:start w:val="1"/>
      <w:numFmt w:val="decimal"/>
      <w:pStyle w:val="biasay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80E37EB"/>
    <w:multiLevelType w:val="hybridMultilevel"/>
    <w:tmpl w:val="C8F030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8AD07BA"/>
    <w:multiLevelType w:val="hybridMultilevel"/>
    <w:tmpl w:val="4E4E70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D45ADE"/>
    <w:multiLevelType w:val="hybridMultilevel"/>
    <w:tmpl w:val="999808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12159CA"/>
    <w:multiLevelType w:val="hybridMultilevel"/>
    <w:tmpl w:val="8E803ED8"/>
    <w:lvl w:ilvl="0" w:tplc="65225518">
      <w:start w:val="1"/>
      <w:numFmt w:val="upperLetter"/>
      <w:pStyle w:val="pendahulua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AD3272"/>
    <w:multiLevelType w:val="multilevel"/>
    <w:tmpl w:val="DD9AF53E"/>
    <w:lvl w:ilvl="0">
      <w:numFmt w:val="bullet"/>
      <w:lvlText w:val="•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◦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•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◦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5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•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◦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8"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4070D9A"/>
    <w:multiLevelType w:val="multilevel"/>
    <w:tmpl w:val="E82A55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743E355A"/>
    <w:multiLevelType w:val="hybridMultilevel"/>
    <w:tmpl w:val="A612B0E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8040548"/>
    <w:multiLevelType w:val="hybridMultilevel"/>
    <w:tmpl w:val="ACA6D1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90E5D9C"/>
    <w:multiLevelType w:val="hybridMultilevel"/>
    <w:tmpl w:val="FA040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7313278">
    <w:abstractNumId w:val="34"/>
  </w:num>
  <w:num w:numId="2" w16cid:durableId="584220098">
    <w:abstractNumId w:val="20"/>
  </w:num>
  <w:num w:numId="3" w16cid:durableId="288821969">
    <w:abstractNumId w:val="8"/>
  </w:num>
  <w:num w:numId="4" w16cid:durableId="1977097962">
    <w:abstractNumId w:val="35"/>
  </w:num>
  <w:num w:numId="5" w16cid:durableId="2128307830">
    <w:abstractNumId w:val="4"/>
  </w:num>
  <w:num w:numId="6" w16cid:durableId="1366372543">
    <w:abstractNumId w:val="3"/>
  </w:num>
  <w:num w:numId="7" w16cid:durableId="1410925367">
    <w:abstractNumId w:val="13"/>
  </w:num>
  <w:num w:numId="8" w16cid:durableId="104203203">
    <w:abstractNumId w:val="23"/>
  </w:num>
  <w:num w:numId="9" w16cid:durableId="1761289675">
    <w:abstractNumId w:val="27"/>
  </w:num>
  <w:num w:numId="10" w16cid:durableId="509875938">
    <w:abstractNumId w:val="38"/>
  </w:num>
  <w:num w:numId="11" w16cid:durableId="1322999958">
    <w:abstractNumId w:val="9"/>
  </w:num>
  <w:num w:numId="12" w16cid:durableId="1618566425">
    <w:abstractNumId w:val="12"/>
  </w:num>
  <w:num w:numId="13" w16cid:durableId="972904538">
    <w:abstractNumId w:val="19"/>
  </w:num>
  <w:num w:numId="14" w16cid:durableId="13269333">
    <w:abstractNumId w:val="14"/>
  </w:num>
  <w:num w:numId="15" w16cid:durableId="880896734">
    <w:abstractNumId w:val="17"/>
  </w:num>
  <w:num w:numId="16" w16cid:durableId="1499996450">
    <w:abstractNumId w:val="11"/>
  </w:num>
  <w:num w:numId="17" w16cid:durableId="102117596">
    <w:abstractNumId w:val="31"/>
  </w:num>
  <w:num w:numId="18" w16cid:durableId="1930653550">
    <w:abstractNumId w:val="33"/>
  </w:num>
  <w:num w:numId="19" w16cid:durableId="829638658">
    <w:abstractNumId w:val="30"/>
  </w:num>
  <w:num w:numId="20" w16cid:durableId="1378508331">
    <w:abstractNumId w:val="32"/>
  </w:num>
  <w:num w:numId="21" w16cid:durableId="1077216536">
    <w:abstractNumId w:val="25"/>
  </w:num>
  <w:num w:numId="22" w16cid:durableId="1202286218">
    <w:abstractNumId w:val="2"/>
  </w:num>
  <w:num w:numId="23" w16cid:durableId="2078940864">
    <w:abstractNumId w:val="16"/>
  </w:num>
  <w:num w:numId="24" w16cid:durableId="185605789">
    <w:abstractNumId w:val="15"/>
  </w:num>
  <w:num w:numId="25" w16cid:durableId="871110610">
    <w:abstractNumId w:val="28"/>
  </w:num>
  <w:num w:numId="26" w16cid:durableId="1709717779">
    <w:abstractNumId w:val="26"/>
  </w:num>
  <w:num w:numId="27" w16cid:durableId="396173641">
    <w:abstractNumId w:val="0"/>
  </w:num>
  <w:num w:numId="28" w16cid:durableId="1111314632">
    <w:abstractNumId w:val="18"/>
  </w:num>
  <w:num w:numId="29" w16cid:durableId="1024794261">
    <w:abstractNumId w:val="29"/>
  </w:num>
  <w:num w:numId="30" w16cid:durableId="685713312">
    <w:abstractNumId w:val="29"/>
    <w:lvlOverride w:ilvl="0">
      <w:startOverride w:val="1"/>
    </w:lvlOverride>
  </w:num>
  <w:num w:numId="31" w16cid:durableId="876239310">
    <w:abstractNumId w:val="29"/>
    <w:lvlOverride w:ilvl="0">
      <w:startOverride w:val="1"/>
    </w:lvlOverride>
  </w:num>
  <w:num w:numId="32" w16cid:durableId="974791711">
    <w:abstractNumId w:val="37"/>
  </w:num>
  <w:num w:numId="33" w16cid:durableId="1475180639">
    <w:abstractNumId w:val="22"/>
  </w:num>
  <w:num w:numId="34" w16cid:durableId="298456443">
    <w:abstractNumId w:val="10"/>
  </w:num>
  <w:num w:numId="35" w16cid:durableId="94834927">
    <w:abstractNumId w:val="6"/>
  </w:num>
  <w:num w:numId="36" w16cid:durableId="405156284">
    <w:abstractNumId w:val="36"/>
  </w:num>
  <w:num w:numId="37" w16cid:durableId="953249941">
    <w:abstractNumId w:val="5"/>
  </w:num>
  <w:num w:numId="38" w16cid:durableId="1172187330">
    <w:abstractNumId w:val="24"/>
  </w:num>
  <w:num w:numId="39" w16cid:durableId="1434321141">
    <w:abstractNumId w:val="1"/>
  </w:num>
  <w:num w:numId="40" w16cid:durableId="32273042">
    <w:abstractNumId w:val="7"/>
  </w:num>
  <w:num w:numId="41" w16cid:durableId="2044817600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yra Athaya">
    <w15:presenceInfo w15:providerId="Windows Live" w15:userId="342f2e2a7605e1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2E18"/>
    <w:rsid w:val="00014D9D"/>
    <w:rsid w:val="00036BC2"/>
    <w:rsid w:val="000446F5"/>
    <w:rsid w:val="00065DC2"/>
    <w:rsid w:val="00073526"/>
    <w:rsid w:val="000A1921"/>
    <w:rsid w:val="000A4328"/>
    <w:rsid w:val="000B1A81"/>
    <w:rsid w:val="000E079C"/>
    <w:rsid w:val="000E1B8C"/>
    <w:rsid w:val="000E5ECE"/>
    <w:rsid w:val="001003F8"/>
    <w:rsid w:val="001075BD"/>
    <w:rsid w:val="001A17B4"/>
    <w:rsid w:val="001B3C0A"/>
    <w:rsid w:val="001B5B16"/>
    <w:rsid w:val="001B62A2"/>
    <w:rsid w:val="001E69A4"/>
    <w:rsid w:val="001E7F1F"/>
    <w:rsid w:val="0020077B"/>
    <w:rsid w:val="002050D3"/>
    <w:rsid w:val="002639D5"/>
    <w:rsid w:val="00282D3F"/>
    <w:rsid w:val="00282E18"/>
    <w:rsid w:val="002A18F2"/>
    <w:rsid w:val="00320FA9"/>
    <w:rsid w:val="00342B3B"/>
    <w:rsid w:val="003B5CD1"/>
    <w:rsid w:val="003C320D"/>
    <w:rsid w:val="003D4FCD"/>
    <w:rsid w:val="004409BB"/>
    <w:rsid w:val="004C44EF"/>
    <w:rsid w:val="00557F7B"/>
    <w:rsid w:val="00563E2A"/>
    <w:rsid w:val="00566D3B"/>
    <w:rsid w:val="005D1B21"/>
    <w:rsid w:val="005D4FD4"/>
    <w:rsid w:val="005E569E"/>
    <w:rsid w:val="00600233"/>
    <w:rsid w:val="00613726"/>
    <w:rsid w:val="00620C63"/>
    <w:rsid w:val="00661C33"/>
    <w:rsid w:val="006B7848"/>
    <w:rsid w:val="006F62BF"/>
    <w:rsid w:val="00704D1D"/>
    <w:rsid w:val="00736127"/>
    <w:rsid w:val="00803446"/>
    <w:rsid w:val="00827C20"/>
    <w:rsid w:val="00837624"/>
    <w:rsid w:val="00853D9E"/>
    <w:rsid w:val="00896477"/>
    <w:rsid w:val="008E4F43"/>
    <w:rsid w:val="00907625"/>
    <w:rsid w:val="00912E8C"/>
    <w:rsid w:val="00930B2E"/>
    <w:rsid w:val="00947FDB"/>
    <w:rsid w:val="00964F5F"/>
    <w:rsid w:val="00985C85"/>
    <w:rsid w:val="009C2813"/>
    <w:rsid w:val="009F6B93"/>
    <w:rsid w:val="00A21EF7"/>
    <w:rsid w:val="00A23B22"/>
    <w:rsid w:val="00A418B9"/>
    <w:rsid w:val="00A5049C"/>
    <w:rsid w:val="00A96B0C"/>
    <w:rsid w:val="00AD673A"/>
    <w:rsid w:val="00B03CB3"/>
    <w:rsid w:val="00B12832"/>
    <w:rsid w:val="00B50F22"/>
    <w:rsid w:val="00BC6A26"/>
    <w:rsid w:val="00BE7700"/>
    <w:rsid w:val="00BF7109"/>
    <w:rsid w:val="00C141D2"/>
    <w:rsid w:val="00C720EC"/>
    <w:rsid w:val="00C8549E"/>
    <w:rsid w:val="00CE54D1"/>
    <w:rsid w:val="00CE5C85"/>
    <w:rsid w:val="00CF2FA1"/>
    <w:rsid w:val="00D00977"/>
    <w:rsid w:val="00D010DC"/>
    <w:rsid w:val="00D328FE"/>
    <w:rsid w:val="00D36C65"/>
    <w:rsid w:val="00D81935"/>
    <w:rsid w:val="00DA30E6"/>
    <w:rsid w:val="00DA4EFF"/>
    <w:rsid w:val="00DB15E2"/>
    <w:rsid w:val="00DE02B2"/>
    <w:rsid w:val="00DE4FCE"/>
    <w:rsid w:val="00DE601C"/>
    <w:rsid w:val="00DF3145"/>
    <w:rsid w:val="00E22963"/>
    <w:rsid w:val="00E4049A"/>
    <w:rsid w:val="00E43E45"/>
    <w:rsid w:val="00E45EDD"/>
    <w:rsid w:val="00E727E0"/>
    <w:rsid w:val="00E762E0"/>
    <w:rsid w:val="00E97333"/>
    <w:rsid w:val="00ED12BA"/>
    <w:rsid w:val="00ED2C8B"/>
    <w:rsid w:val="00EE144C"/>
    <w:rsid w:val="00F372A7"/>
    <w:rsid w:val="00F51072"/>
    <w:rsid w:val="00F52A73"/>
    <w:rsid w:val="00F81810"/>
    <w:rsid w:val="00FD375C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1DA81"/>
  <w15:docId w15:val="{E5EF58FD-123E-4C5D-8184-09D856E5A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20D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54E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Heading"/>
    <w:next w:val="Textbody"/>
    <w:uiPriority w:val="9"/>
    <w:semiHidden/>
    <w:unhideWhenUsed/>
    <w:qFormat/>
    <w:pPr>
      <w:outlineLvl w:val="4"/>
    </w:pPr>
    <w:rPr>
      <w:rFonts w:ascii="Times New Roman" w:eastAsia="SimSun" w:hAnsi="Times New Roman"/>
      <w:b/>
      <w:bCs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Pr>
      <w:sz w:val="24"/>
      <w:szCs w:val="24"/>
    </w:r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customStyle="1" w:styleId="NumberingSymbols">
    <w:name w:val="Numbering Symbols"/>
  </w:style>
  <w:style w:type="character" w:styleId="Emphasis">
    <w:name w:val="Emphasis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sid w:val="00F72C6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72C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232FE"/>
    <w:pPr>
      <w:widowControl/>
      <w:spacing w:before="100" w:beforeAutospacing="1" w:after="100" w:afterAutospacing="1"/>
    </w:pPr>
    <w:rPr>
      <w:rFonts w:eastAsiaTheme="minorEastAsia" w:cs="Times New Roman"/>
      <w:szCs w:val="24"/>
      <w:lang w:val="id-ID" w:eastAsia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54E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styleId="Strong">
    <w:name w:val="Strong"/>
    <w:basedOn w:val="DefaultParagraphFont"/>
    <w:uiPriority w:val="22"/>
    <w:qFormat/>
    <w:rsid w:val="0065354E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F028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A730E"/>
    <w:pPr>
      <w:contextualSpacing/>
    </w:pPr>
    <w:rPr>
      <w:rFonts w:cs="Mangal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DF31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3145"/>
  </w:style>
  <w:style w:type="paragraph" w:styleId="Footer">
    <w:name w:val="footer"/>
    <w:basedOn w:val="Normal"/>
    <w:link w:val="FooterChar"/>
    <w:uiPriority w:val="99"/>
    <w:unhideWhenUsed/>
    <w:rsid w:val="00DF31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3145"/>
  </w:style>
  <w:style w:type="paragraph" w:customStyle="1" w:styleId="Header1">
    <w:name w:val="Header1"/>
    <w:basedOn w:val="Normal"/>
    <w:link w:val="headerChar0"/>
    <w:rsid w:val="00C720EC"/>
    <w:pPr>
      <w:widowControl/>
      <w:pBdr>
        <w:top w:val="nil"/>
        <w:left w:val="nil"/>
        <w:bottom w:val="nil"/>
        <w:right w:val="nil"/>
        <w:between w:val="nil"/>
      </w:pBdr>
      <w:spacing w:before="240" w:after="240" w:line="360" w:lineRule="auto"/>
    </w:pPr>
    <w:rPr>
      <w:rFonts w:eastAsia="Times New Roman" w:cs="Times New Roman"/>
      <w:b/>
      <w:color w:val="000000"/>
      <w:szCs w:val="28"/>
    </w:rPr>
  </w:style>
  <w:style w:type="paragraph" w:customStyle="1" w:styleId="dafpus">
    <w:name w:val="dafpus"/>
    <w:basedOn w:val="Normal"/>
    <w:link w:val="dafpusChar"/>
    <w:qFormat/>
    <w:rsid w:val="00B50F22"/>
    <w:pPr>
      <w:widowControl/>
      <w:pBdr>
        <w:top w:val="nil"/>
        <w:left w:val="nil"/>
        <w:bottom w:val="nil"/>
        <w:right w:val="nil"/>
        <w:between w:val="nil"/>
      </w:pBdr>
      <w:spacing w:before="240" w:after="240" w:line="360" w:lineRule="auto"/>
      <w:ind w:right="95"/>
      <w:jc w:val="center"/>
    </w:pPr>
    <w:rPr>
      <w:rFonts w:eastAsia="Times New Roman" w:cs="Times New Roman"/>
      <w:b/>
      <w:bCs/>
      <w:color w:val="000000"/>
      <w:sz w:val="28"/>
      <w:szCs w:val="28"/>
    </w:rPr>
  </w:style>
  <w:style w:type="character" w:customStyle="1" w:styleId="headerChar0">
    <w:name w:val="header Char"/>
    <w:basedOn w:val="DefaultParagraphFont"/>
    <w:link w:val="Header1"/>
    <w:rsid w:val="00C720EC"/>
    <w:rPr>
      <w:rFonts w:ascii="Times New Roman" w:eastAsia="Times New Roman" w:hAnsi="Times New Roman" w:cs="Times New Roman"/>
      <w:b/>
      <w:color w:val="000000"/>
      <w:sz w:val="24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639D5"/>
    <w:pPr>
      <w:spacing w:after="100"/>
    </w:pPr>
  </w:style>
  <w:style w:type="character" w:customStyle="1" w:styleId="dafpusChar">
    <w:name w:val="dafpus Char"/>
    <w:basedOn w:val="DefaultParagraphFont"/>
    <w:link w:val="dafpus"/>
    <w:rsid w:val="00B50F22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639D5"/>
    <w:pPr>
      <w:tabs>
        <w:tab w:val="left" w:pos="709"/>
        <w:tab w:val="right" w:leader="dot" w:pos="9016"/>
      </w:tabs>
      <w:spacing w:after="100"/>
      <w:ind w:left="240"/>
    </w:pPr>
  </w:style>
  <w:style w:type="paragraph" w:styleId="NoSpacing">
    <w:name w:val="No Spacing"/>
    <w:uiPriority w:val="1"/>
    <w:qFormat/>
    <w:rsid w:val="003C320D"/>
    <w:pPr>
      <w:ind w:left="720"/>
      <w:jc w:val="both"/>
    </w:pPr>
    <w:rPr>
      <w:rFonts w:ascii="Times New Roman" w:hAnsi="Times New Roman"/>
      <w:sz w:val="24"/>
    </w:rPr>
  </w:style>
  <w:style w:type="paragraph" w:customStyle="1" w:styleId="biasa">
    <w:name w:val="biasa"/>
    <w:basedOn w:val="Normal"/>
    <w:link w:val="biasaChar"/>
    <w:rsid w:val="00613726"/>
    <w:pPr>
      <w:spacing w:line="360" w:lineRule="auto"/>
    </w:pPr>
    <w:rPr>
      <w:b/>
    </w:rPr>
  </w:style>
  <w:style w:type="character" w:customStyle="1" w:styleId="biasaChar">
    <w:name w:val="biasa Char"/>
    <w:basedOn w:val="DefaultParagraphFont"/>
    <w:link w:val="biasa"/>
    <w:rsid w:val="00613726"/>
    <w:rPr>
      <w:rFonts w:ascii="Times New Roman" w:hAnsi="Times New Roman"/>
      <w:b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D010DC"/>
  </w:style>
  <w:style w:type="paragraph" w:customStyle="1" w:styleId="pendahuluan">
    <w:name w:val="pendahuluan"/>
    <w:basedOn w:val="biasa"/>
    <w:link w:val="pendahuluanChar"/>
    <w:qFormat/>
    <w:rsid w:val="00CE54D1"/>
    <w:pPr>
      <w:numPr>
        <w:numId w:val="18"/>
      </w:numPr>
      <w:jc w:val="left"/>
    </w:pPr>
  </w:style>
  <w:style w:type="paragraph" w:customStyle="1" w:styleId="headdd">
    <w:name w:val="headdd"/>
    <w:basedOn w:val="biasa"/>
    <w:link w:val="headddChar"/>
    <w:rsid w:val="00CE54D1"/>
    <w:pPr>
      <w:jc w:val="left"/>
    </w:pPr>
    <w:rPr>
      <w:szCs w:val="24"/>
    </w:rPr>
  </w:style>
  <w:style w:type="character" w:customStyle="1" w:styleId="pendahuluanChar">
    <w:name w:val="pendahuluan Char"/>
    <w:basedOn w:val="biasaChar"/>
    <w:link w:val="pendahuluan"/>
    <w:rsid w:val="00CE54D1"/>
    <w:rPr>
      <w:rFonts w:ascii="Times New Roman" w:hAnsi="Times New Roman"/>
      <w:b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8C"/>
    <w:rPr>
      <w:rFonts w:ascii="Segoe UI" w:hAnsi="Segoe UI" w:cs="Segoe UI"/>
      <w:sz w:val="18"/>
      <w:szCs w:val="18"/>
    </w:rPr>
  </w:style>
  <w:style w:type="character" w:customStyle="1" w:styleId="headddChar">
    <w:name w:val="headdd Char"/>
    <w:basedOn w:val="biasaChar"/>
    <w:link w:val="headdd"/>
    <w:rsid w:val="00CE54D1"/>
    <w:rPr>
      <w:rFonts w:ascii="Times New Roman" w:hAnsi="Times New Roman"/>
      <w:b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8C"/>
    <w:rPr>
      <w:rFonts w:ascii="Segoe UI" w:hAnsi="Segoe UI" w:cs="Segoe UI"/>
      <w:sz w:val="18"/>
      <w:szCs w:val="18"/>
    </w:rPr>
  </w:style>
  <w:style w:type="paragraph" w:customStyle="1" w:styleId="biasah">
    <w:name w:val="biasah"/>
    <w:basedOn w:val="biasa"/>
    <w:link w:val="biasahChar"/>
    <w:autoRedefine/>
    <w:rsid w:val="00E22963"/>
    <w:pPr>
      <w:ind w:left="360"/>
    </w:pPr>
    <w:rPr>
      <w:b w:val="0"/>
    </w:rPr>
  </w:style>
  <w:style w:type="paragraph" w:customStyle="1" w:styleId="biasay">
    <w:name w:val="biasay"/>
    <w:basedOn w:val="biasah"/>
    <w:link w:val="biasayChar"/>
    <w:qFormat/>
    <w:rsid w:val="00AD673A"/>
    <w:pPr>
      <w:numPr>
        <w:numId w:val="29"/>
      </w:numPr>
    </w:pPr>
    <w:rPr>
      <w:b/>
    </w:rPr>
  </w:style>
  <w:style w:type="character" w:customStyle="1" w:styleId="biasahChar">
    <w:name w:val="biasah Char"/>
    <w:basedOn w:val="headddChar"/>
    <w:link w:val="biasah"/>
    <w:rsid w:val="00E22963"/>
    <w:rPr>
      <w:rFonts w:ascii="Times New Roman" w:hAnsi="Times New Roman"/>
      <w:b w:val="0"/>
      <w:sz w:val="24"/>
      <w:szCs w:val="24"/>
    </w:rPr>
  </w:style>
  <w:style w:type="paragraph" w:customStyle="1" w:styleId="latihan">
    <w:name w:val="latihan"/>
    <w:basedOn w:val="Normal"/>
    <w:link w:val="latihanChar"/>
    <w:qFormat/>
    <w:rsid w:val="00E22963"/>
    <w:rPr>
      <w:b/>
    </w:rPr>
  </w:style>
  <w:style w:type="character" w:customStyle="1" w:styleId="biasayChar">
    <w:name w:val="biasay Char"/>
    <w:basedOn w:val="biasahChar"/>
    <w:link w:val="biasay"/>
    <w:rsid w:val="00AD673A"/>
    <w:rPr>
      <w:rFonts w:ascii="Times New Roman" w:hAnsi="Times New Roman"/>
      <w:b/>
      <w:sz w:val="24"/>
      <w:szCs w:val="24"/>
    </w:rPr>
  </w:style>
  <w:style w:type="paragraph" w:customStyle="1" w:styleId="kesimpulan">
    <w:name w:val="kesimpulan"/>
    <w:basedOn w:val="headdd"/>
    <w:link w:val="kesimpulanChar"/>
    <w:qFormat/>
    <w:rsid w:val="000446F5"/>
  </w:style>
  <w:style w:type="character" w:customStyle="1" w:styleId="latihanChar">
    <w:name w:val="latihan Char"/>
    <w:basedOn w:val="DefaultParagraphFont"/>
    <w:link w:val="latihan"/>
    <w:rsid w:val="00E22963"/>
    <w:rPr>
      <w:rFonts w:ascii="Times New Roman" w:hAnsi="Times New Roman"/>
      <w:b/>
      <w:sz w:val="24"/>
    </w:rPr>
  </w:style>
  <w:style w:type="character" w:customStyle="1" w:styleId="kesimpulanChar">
    <w:name w:val="kesimpulan Char"/>
    <w:basedOn w:val="headddChar"/>
    <w:link w:val="kesimpulan"/>
    <w:rsid w:val="000446F5"/>
    <w:rPr>
      <w:rFonts w:ascii="Times New Roman" w:hAnsi="Times New Roman"/>
      <w:b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E7F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Sub22</b:Tag>
    <b:SourceType>InternetSite</b:SourceType>
    <b:Guid>{B3936EAA-092C-42B6-BAE2-DDCD943EAE1E}</b:Guid>
    <b:Title>Sublist Search (Search a linked list in another list)</b:Title>
    <b:InternetSiteTitle>geeksforgeeks</b:InternetSiteTitle>
    <b:Year>2022</b:Year>
    <b:Month>October</b:Month>
    <b:Day>20</b:Day>
    <b:URL>https://www.geeksforgeeks.org/sublist-search-search-a-linked-list-in-another-list/</b:URL>
    <b:RefOrder>1</b:RefOrder>
  </b:Source>
  <b:Source>
    <b:Tag>FID19</b:Tag>
    <b:SourceType>InternetSite</b:SourceType>
    <b:Guid>{B1C0FEE2-BE1D-4F1C-BC12-1E6C5F865FCE}</b:Guid>
    <b:Title>Linear Search</b:Title>
    <b:Year>2019</b:Year>
    <b:Author>
      <b:Author>
        <b:NameList>
          <b:Person>
            <b:Last>FIDELSON TANZIL</b:Last>
            <b:First>S.KOM.,</b:First>
            <b:Middle>M.T.I</b:Middle>
          </b:Person>
        </b:NameList>
      </b:Author>
    </b:Author>
    <b:InternetSiteTitle>socs.binus</b:InternetSiteTitle>
    <b:Month>Desember</b:Month>
    <b:Day>26</b:Day>
    <b:URL>https://socs.binus.ac.id/2019/12/26/linear-search/</b:URL>
    <b:RefOrder>2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ssl5XegQP06tWK+F7++eY5K44g==">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</go:docsCustomData>
</go:gDocsCustomXmlDataStorage>
</file>

<file path=customXml/itemProps1.xml><?xml version="1.0" encoding="utf-8"?>
<ds:datastoreItem xmlns:ds="http://schemas.openxmlformats.org/officeDocument/2006/customXml" ds:itemID="{D0DABE23-16C2-492D-8544-C9D36303B0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4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Ganjar Alfian</dc:creator>
  <cp:keywords/>
  <dc:description/>
  <cp:lastModifiedBy>Shyra Athaya</cp:lastModifiedBy>
  <cp:revision>8</cp:revision>
  <cp:lastPrinted>2023-10-18T16:48:00Z</cp:lastPrinted>
  <dcterms:created xsi:type="dcterms:W3CDTF">2023-08-23T03:37:00Z</dcterms:created>
  <dcterms:modified xsi:type="dcterms:W3CDTF">2023-10-25T03:50:00Z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r8>0</vt:r8>
  </property>
  <property fmtid="{D5CDD505-2E9C-101B-9397-08002B2CF9AE}" pid="3" name="LinksUpToDate">
    <vt:bool>false</vt:bool>
  </property>
  <property fmtid="{D5CDD505-2E9C-101B-9397-08002B2CF9AE}" pid="4" name="ScaleCrop">
    <vt:bool>false</vt:bool>
  </property>
</Properties>
</file>